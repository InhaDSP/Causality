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D95540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proofErr w:type="spellStart"/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  <w:proofErr w:type="spellEnd"/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 xml:space="preserve">인과를 기반으로 구축한 시나리오 설계 프로토콜인 </w:t>
          </w:r>
          <w:proofErr w:type="spellStart"/>
          <w:r>
            <w:rPr>
              <w:rFonts w:hint="eastAsia"/>
            </w:rPr>
            <w:t>Causailty</w:t>
          </w:r>
          <w:proofErr w:type="spellEnd"/>
          <w:r>
            <w:rPr>
              <w:rFonts w:hint="eastAsia"/>
            </w:rPr>
            <w:t>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11FB6B05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3D3A82">
        <w:t>3</w:t>
      </w:r>
      <w:r>
        <w:t>일</w:t>
      </w:r>
    </w:p>
    <w:p w14:paraId="706E0BB5" w14:textId="6FCD6258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</w:t>
      </w:r>
      <w:ins w:id="3" w:author="TAE-IN KIM" w:date="2020-05-03T17:24:00Z">
        <w:r w:rsidR="00E541F6">
          <w:t>4</w:t>
        </w:r>
      </w:ins>
      <w:bookmarkStart w:id="4" w:name="_GoBack"/>
      <w:bookmarkEnd w:id="4"/>
      <w:del w:id="5" w:author="TAE-IN KIM" w:date="2020-05-03T17:24:00Z">
        <w:r w:rsidR="000466DE" w:rsidDel="00E541F6">
          <w:delText>3</w:delText>
        </w:r>
      </w:del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057061B7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08354052" w:rsidR="009241BB" w:rsidRDefault="00D9554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28CE4223" w:rsidR="009241BB" w:rsidRDefault="00D9554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2E5B29FC" w:rsidR="009241BB" w:rsidRDefault="00D9554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47323DD4" w:rsidR="009241BB" w:rsidRDefault="00D9554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1CA7D355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113E24CC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2E5A8B70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4D50CD98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10E6F528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4CB44BCB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2E6952CA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3D75E555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657F3958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76D5D286" w:rsidR="009241BB" w:rsidRDefault="00D9554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339BBDF1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4054F10C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243E767A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2D275E24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4B84665B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04E03D98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20A4254D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7B035737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1049A145" w:rsidR="009241BB" w:rsidRDefault="00D95540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48397B">
              <w:rPr>
                <w:noProof/>
                <w:webHidden/>
              </w:rPr>
              <w:t>15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6" w:name="_Toc38957398"/>
      <w:r>
        <w:rPr>
          <w:rFonts w:hint="eastAsia"/>
        </w:rPr>
        <w:lastRenderedPageBreak/>
        <w:t>설계 이론</w:t>
      </w:r>
      <w:bookmarkEnd w:id="6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</w:t>
      </w:r>
      <w:proofErr w:type="spellStart"/>
      <w:r w:rsidR="006A5A19" w:rsidRPr="006A5A19">
        <w:t>퍼셉트론</w:t>
      </w:r>
      <w:proofErr w:type="spellEnd"/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 xml:space="preserve">으로 두면 위에서 말한 조건을 </w:t>
      </w:r>
      <w:proofErr w:type="spellStart"/>
      <w:r w:rsidR="00397FF4">
        <w:rPr>
          <w:rFonts w:hint="eastAsia"/>
        </w:rPr>
        <w:t>퍼셉트론</w:t>
      </w:r>
      <w:proofErr w:type="spellEnd"/>
      <w:r w:rsidR="00397FF4">
        <w:rPr>
          <w:rFonts w:hint="eastAsia"/>
        </w:rPr>
        <w:t xml:space="preserve">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proofErr w:type="spellStart"/>
      <w:r w:rsidR="006A5A19" w:rsidRPr="006A5A19">
        <w:rPr>
          <w:rFonts w:hint="eastAsia"/>
        </w:rPr>
        <w:t>비주얼노벨</w:t>
      </w:r>
      <w:proofErr w:type="spellEnd"/>
      <w:r w:rsidR="006A5A19" w:rsidRPr="006A5A19">
        <w:t xml:space="preserve"> 개발엔진인 </w:t>
      </w:r>
      <w:proofErr w:type="spellStart"/>
      <w:proofErr w:type="gramStart"/>
      <w:r w:rsidR="006A5A19" w:rsidRPr="006A5A19">
        <w:t>RenPy</w:t>
      </w:r>
      <w:proofErr w:type="spellEnd"/>
      <w:r w:rsidR="006A5A19" w:rsidRPr="006A5A19">
        <w:t xml:space="preserve"> </w:t>
      </w:r>
      <w:proofErr w:type="spellStart"/>
      <w:r w:rsidR="006A5A19" w:rsidRPr="006A5A19">
        <w:t>를</w:t>
      </w:r>
      <w:proofErr w:type="spellEnd"/>
      <w:proofErr w:type="gramEnd"/>
      <w:r w:rsidR="006A5A19" w:rsidRPr="006A5A19">
        <w:t xml:space="preserve">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</w:t>
      </w:r>
      <w:proofErr w:type="spellStart"/>
      <w:r w:rsidR="006A5A19" w:rsidRPr="006A5A19">
        <w:t>조건문</w:t>
      </w:r>
      <w:proofErr w:type="spellEnd"/>
      <w:r w:rsidR="006A5A19" w:rsidRPr="006A5A19">
        <w:t xml:space="preserve">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 xml:space="preserve">과 </w:t>
      </w:r>
      <w:proofErr w:type="spellStart"/>
      <w:r w:rsidR="009F1AAC">
        <w:rPr>
          <w:rFonts w:hint="eastAsia"/>
        </w:rPr>
        <w:t>퍼셉트론</w:t>
      </w:r>
      <w:proofErr w:type="spellEnd"/>
      <w:r w:rsidR="009F1AAC">
        <w:rPr>
          <w:rFonts w:hint="eastAsia"/>
        </w:rPr>
        <w:t xml:space="preserve">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7" w:name="_Toc38957399"/>
      <w:r>
        <w:rPr>
          <w:rFonts w:hint="eastAsia"/>
        </w:rPr>
        <w:lastRenderedPageBreak/>
        <w:t>객체 설명</w:t>
      </w:r>
      <w:bookmarkEnd w:id="7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8" w:name="_Toc38957400"/>
      <w:r>
        <w:rPr>
          <w:rFonts w:hint="eastAsia"/>
        </w:rPr>
        <w:t xml:space="preserve">배역 </w:t>
      </w:r>
      <w:r>
        <w:t>(Role)</w:t>
      </w:r>
      <w:bookmarkEnd w:id="8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 xml:space="preserve">조연, </w:t>
      </w:r>
      <w:proofErr w:type="spellStart"/>
      <w:r w:rsidR="00BE005A">
        <w:rPr>
          <w:rFonts w:hint="eastAsia"/>
        </w:rPr>
        <w:t>나레이터</w:t>
      </w:r>
      <w:proofErr w:type="spellEnd"/>
      <w:r w:rsidR="00BE005A">
        <w:rPr>
          <w:rFonts w:hint="eastAsia"/>
        </w:rPr>
        <w:t xml:space="preserve">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4"/>
        <w:gridCol w:w="1157"/>
        <w:gridCol w:w="1030"/>
        <w:gridCol w:w="5335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57" w:type="dxa"/>
          </w:tcPr>
          <w:p w14:paraId="483FE428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t xml:space="preserve">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proofErr w:type="spellStart"/>
            <w:r>
              <w:rPr>
                <w:rFonts w:hint="eastAsia"/>
              </w:rPr>
              <w:t>나레이터</w:t>
            </w:r>
            <w:proofErr w:type="spellEnd"/>
            <w:r>
              <w:rPr>
                <w:rFonts w:hint="eastAsia"/>
              </w:rPr>
              <w:t>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614BAE2E" w:rsidR="00425105" w:rsidRDefault="00425105" w:rsidP="00425105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9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9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8"/>
        <w:gridCol w:w="1175"/>
        <w:gridCol w:w="1008"/>
        <w:gridCol w:w="5335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F3A38C0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proofErr w:type="spellStart"/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proofErr w:type="spellStart"/>
            <w:r>
              <w:rPr>
                <w:rFonts w:hint="eastAsia"/>
              </w:rPr>
              <w:t>I</w:t>
            </w:r>
            <w:r>
              <w:t>sPerformed</w:t>
            </w:r>
            <w:proofErr w:type="spellEnd"/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31E7E334" w:rsidR="00AF60D8" w:rsidRDefault="006402EC" w:rsidP="006402EC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2</w:t>
        </w:r>
      </w:fldSimple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10" w:name="_Toc38957402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10"/>
    </w:p>
    <w:p w14:paraId="45CD6A3D" w14:textId="77777777" w:rsidR="000F4D94" w:rsidRPr="00546112" w:rsidRDefault="008C16D9" w:rsidP="000F4D9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proofErr w:type="spellStart"/>
      <w:r w:rsidR="00546112">
        <w:t>IsPerformed</w:t>
      </w:r>
      <w:proofErr w:type="spellEnd"/>
      <w:r w:rsidR="00546112">
        <w:t xml:space="preserve">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2F0AB9D0" w:rsidR="008C16D9" w:rsidRDefault="00D8694D" w:rsidP="00D8694D">
      <w:pPr>
        <w:pStyle w:val="aa"/>
      </w:pPr>
      <w:r>
        <w:t xml:space="preserve">그림 </w:t>
      </w:r>
      <w:fldSimple w:instr=" SEQ 그림 \* ARABIC ">
        <w:r w:rsidR="0048397B">
          <w:rPr>
            <w:noProof/>
          </w:rPr>
          <w:t>1</w:t>
        </w:r>
      </w:fldSimple>
      <w:r>
        <w:t xml:space="preserve">.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745C9A" w14:paraId="5E05ED1B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4660C49" w14:textId="77777777" w:rsidR="00745C9A" w:rsidRDefault="00745C9A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79F2207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일련번호.</w:t>
            </w:r>
          </w:p>
        </w:tc>
      </w:tr>
      <w:tr w:rsidR="00745C9A" w14:paraId="60185A68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퍼셉트론에</w:t>
            </w:r>
            <w:proofErr w:type="spellEnd"/>
            <w:r>
              <w:rPr>
                <w:rFonts w:hint="eastAsia"/>
              </w:rPr>
              <w:t xml:space="preserve"> 대한 설명</w:t>
            </w:r>
          </w:p>
        </w:tc>
      </w:tr>
      <w:tr w:rsidR="00745C9A" w14:paraId="690E19B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324" w:type="dxa"/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324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927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324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927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11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11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 xml:space="preserve">원인은 다수의 </w:t>
      </w:r>
      <w:proofErr w:type="spellStart"/>
      <w:r>
        <w:rPr>
          <w:rFonts w:hint="eastAsia"/>
        </w:rPr>
        <w:t>퍼셉트론을</w:t>
      </w:r>
      <w:proofErr w:type="spellEnd"/>
      <w:r>
        <w:rPr>
          <w:rFonts w:hint="eastAsia"/>
        </w:rPr>
        <w:t xml:space="preserve"> 가지고 있으며,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0E6798" w14:paraId="5C293D63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524E518" w14:textId="77777777" w:rsidR="000E6798" w:rsidRDefault="000E6798" w:rsidP="00661745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6375934C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324" w:type="dxa"/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7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</w:t>
            </w:r>
            <w:proofErr w:type="spellEnd"/>
            <w:r w:rsidR="000E6798">
              <w:rPr>
                <w:rFonts w:hint="eastAsia"/>
              </w:rPr>
              <w:t xml:space="preserve"> 일련번호</w:t>
            </w:r>
          </w:p>
        </w:tc>
      </w:tr>
      <w:tr w:rsidR="000E6798" w14:paraId="3D756952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324" w:type="dxa"/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927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퍼셉트론의</w:t>
            </w:r>
            <w:proofErr w:type="spellEnd"/>
            <w:r>
              <w:rPr>
                <w:rFonts w:hint="eastAsia"/>
              </w:rPr>
              <w:t xml:space="preserve"> 결과에 따라 이동할 캡션 또는 장면의 일련번호</w:t>
            </w:r>
          </w:p>
        </w:tc>
      </w:tr>
      <w:tr w:rsidR="000E6798" w14:paraId="098ADFC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324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927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proofErr w:type="gramStart"/>
      <w:r>
        <w:t>Next</w:t>
      </w:r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12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12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24"/>
        <w:gridCol w:w="927"/>
        <w:gridCol w:w="5193"/>
      </w:tblGrid>
      <w:tr w:rsidR="00646D6E" w14:paraId="0A4BB824" w14:textId="77777777" w:rsidTr="0064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E3E4CB" w14:textId="77777777" w:rsidR="00646D6E" w:rsidRDefault="00646D6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324" w:type="dxa"/>
          </w:tcPr>
          <w:p w14:paraId="62CCFD8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324" w:type="dxa"/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8A1E04F" w14:textId="77777777" w:rsidR="00646D6E" w:rsidRDefault="00646D6E" w:rsidP="00D8694D">
            <w:proofErr w:type="spellStart"/>
            <w:r>
              <w:t>IsMultiple</w:t>
            </w:r>
            <w:proofErr w:type="spellEnd"/>
          </w:p>
        </w:tc>
        <w:tc>
          <w:tcPr>
            <w:tcW w:w="1324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91D03F" w14:textId="77777777" w:rsidR="00646D6E" w:rsidRDefault="00646D6E" w:rsidP="00D8694D">
            <w:proofErr w:type="spellStart"/>
            <w:r>
              <w:rPr>
                <w:rFonts w:hint="eastAsia"/>
              </w:rPr>
              <w:t>C</w:t>
            </w:r>
            <w:r>
              <w:t>hosenActions</w:t>
            </w:r>
            <w:proofErr w:type="spellEnd"/>
          </w:p>
        </w:tc>
        <w:tc>
          <w:tcPr>
            <w:tcW w:w="1324" w:type="dxa"/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27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93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6DD2A95C" w:rsidR="004E4E78" w:rsidRDefault="00DE6326" w:rsidP="00DE6326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3" w:name="_Toc38957405"/>
      <w:r>
        <w:rPr>
          <w:rFonts w:hint="eastAsia"/>
        </w:rPr>
        <w:t xml:space="preserve">캡션 </w:t>
      </w:r>
      <w:r>
        <w:t>(Caption)</w:t>
      </w:r>
      <w:bookmarkEnd w:id="13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15"/>
        <w:gridCol w:w="1102"/>
        <w:gridCol w:w="922"/>
        <w:gridCol w:w="5477"/>
      </w:tblGrid>
      <w:tr w:rsidR="00DC1CFE" w14:paraId="7DACCF77" w14:textId="77777777" w:rsidTr="00DC1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02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A011B9" w14:textId="77777777" w:rsidR="00DC1CFE" w:rsidRDefault="00DC1CFE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02" w:type="dxa"/>
          </w:tcPr>
          <w:p w14:paraId="3CD4CC09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102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2EB069B" w14:textId="77777777" w:rsidR="009833E6" w:rsidRDefault="009833E6" w:rsidP="009833E6">
            <w:proofErr w:type="spellStart"/>
            <w:r>
              <w:rPr>
                <w:rFonts w:hint="eastAsia"/>
              </w:rPr>
              <w:t>H</w:t>
            </w:r>
            <w:r>
              <w:t>asCause</w:t>
            </w:r>
            <w:proofErr w:type="spellEnd"/>
          </w:p>
        </w:tc>
        <w:tc>
          <w:tcPr>
            <w:tcW w:w="1102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02" w:type="dxa"/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090F2A" w14:textId="77777777" w:rsidR="00DC1CFE" w:rsidRDefault="00DC1CFE" w:rsidP="00D8694D">
            <w:proofErr w:type="spellStart"/>
            <w:r>
              <w:t>SpeakerName</w:t>
            </w:r>
            <w:proofErr w:type="spellEnd"/>
          </w:p>
        </w:tc>
        <w:tc>
          <w:tcPr>
            <w:tcW w:w="1102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102" w:type="dxa"/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64AE71F" w14:textId="77777777" w:rsidR="00DC1CFE" w:rsidRDefault="00DC1CFE" w:rsidP="00D8694D">
            <w:proofErr w:type="spellStart"/>
            <w:r>
              <w:t>NextCaption</w:t>
            </w:r>
            <w:proofErr w:type="spellEnd"/>
          </w:p>
        </w:tc>
        <w:tc>
          <w:tcPr>
            <w:tcW w:w="1102" w:type="dxa"/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102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4BC16176" w:rsidR="000E1AD7" w:rsidRDefault="000E1AD7" w:rsidP="000E1AD7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4</w:t>
        </w:r>
      </w:fldSimple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7D9E34D5" w:rsidR="00F67AFF" w:rsidRDefault="00B3690D" w:rsidP="00B3690D">
      <w:pPr>
        <w:pStyle w:val="aa"/>
      </w:pPr>
      <w:r>
        <w:t xml:space="preserve">그림 </w:t>
      </w:r>
      <w:fldSimple w:instr=" SEQ 그림 \* ARABIC ">
        <w:r w:rsidR="0048397B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4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4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proofErr w:type="gramStart"/>
      <w:r w:rsidR="00A07794">
        <w:rPr>
          <w:rFonts w:hint="eastAsia"/>
        </w:rPr>
        <w:t>선택 받도록</w:t>
      </w:r>
      <w:proofErr w:type="gramEnd"/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6"/>
        <w:gridCol w:w="1175"/>
        <w:gridCol w:w="1000"/>
        <w:gridCol w:w="5335"/>
      </w:tblGrid>
      <w:tr w:rsidR="00F03EA2" w14:paraId="3883C87D" w14:textId="77777777" w:rsidTr="00F03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0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2AF4472" w14:textId="77777777" w:rsidR="00F03EA2" w:rsidRDefault="00F03EA2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175" w:type="dxa"/>
          </w:tcPr>
          <w:p w14:paraId="08E18583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175" w:type="dxa"/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0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6D2AA65" w14:textId="77777777" w:rsidR="00F03EA2" w:rsidRDefault="00F03EA2" w:rsidP="00D8694D">
            <w:proofErr w:type="spellStart"/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  <w:proofErr w:type="spellEnd"/>
          </w:p>
        </w:tc>
        <w:tc>
          <w:tcPr>
            <w:tcW w:w="1175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75" w:type="dxa"/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175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70AC8355" w:rsidR="00A07794" w:rsidRPr="00FD25EC" w:rsidRDefault="00FD25EC" w:rsidP="00FD25EC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5" w:name="_Toc38957407"/>
      <w:r>
        <w:rPr>
          <w:rFonts w:hint="eastAsia"/>
        </w:rPr>
        <w:t xml:space="preserve">시나리오 </w:t>
      </w:r>
      <w:r>
        <w:t>(Scenario)</w:t>
      </w:r>
      <w:bookmarkEnd w:id="15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5"/>
        <w:gridCol w:w="1239"/>
        <w:gridCol w:w="933"/>
        <w:gridCol w:w="5339"/>
      </w:tblGrid>
      <w:tr w:rsidR="007658B9" w14:paraId="060A0311" w14:textId="77777777" w:rsidTr="00765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084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48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49244A5D" w14:textId="77777777" w:rsidR="007658B9" w:rsidRDefault="007658B9" w:rsidP="00D8694D">
            <w:proofErr w:type="spellStart"/>
            <w:r>
              <w:rPr>
                <w:rFonts w:hint="eastAsia"/>
              </w:rPr>
              <w:t>S</w:t>
            </w:r>
            <w:r>
              <w:t>erialNumber</w:t>
            </w:r>
            <w:proofErr w:type="spellEnd"/>
          </w:p>
        </w:tc>
        <w:tc>
          <w:tcPr>
            <w:tcW w:w="1084" w:type="dxa"/>
          </w:tcPr>
          <w:p w14:paraId="1045AB8D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4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1084" w:type="dxa"/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48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084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48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4CBE43F0" w:rsidR="00874F08" w:rsidRDefault="00DF12E4" w:rsidP="00DF12E4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6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6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229"/>
        <w:gridCol w:w="943"/>
        <w:gridCol w:w="4917"/>
      </w:tblGrid>
      <w:tr w:rsidR="00C875C3" w14:paraId="58192AD2" w14:textId="77777777" w:rsidTr="005D1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168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83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209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588CAF40" w14:textId="707796E3" w:rsidR="00C875C3" w:rsidRDefault="00C875C3" w:rsidP="00DB40BF">
            <w:del w:id="17" w:author="TAE-IN KIM" w:date="2020-05-03T17:25:00Z">
              <w:r w:rsidDel="00BC2C73">
                <w:rPr>
                  <w:rFonts w:hint="eastAsia"/>
                </w:rPr>
                <w:delText>S</w:delText>
              </w:r>
              <w:r w:rsidDel="00BC2C73">
                <w:delText>erialNumber</w:delText>
              </w:r>
            </w:del>
            <w:ins w:id="18" w:author="TAE-IN KIM" w:date="2020-05-03T17:25:00Z">
              <w:r w:rsidR="00BC2C73">
                <w:t>GUID</w:t>
              </w:r>
            </w:ins>
          </w:p>
        </w:tc>
        <w:tc>
          <w:tcPr>
            <w:tcW w:w="1168" w:type="dxa"/>
          </w:tcPr>
          <w:p w14:paraId="282C18D9" w14:textId="7B864985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19" w:author="TAE-IN KIM" w:date="2020-05-03T17:24:00Z">
              <w:r w:rsidDel="00BC2C73">
                <w:rPr>
                  <w:rFonts w:hint="eastAsia"/>
                </w:rPr>
                <w:delText>Stri</w:delText>
              </w:r>
            </w:del>
            <w:ins w:id="20" w:author="TAE-IN KIM" w:date="2020-05-03T17:24:00Z">
              <w:r w:rsidR="00BC2C73">
                <w:rPr>
                  <w:rFonts w:hint="eastAsia"/>
                </w:rPr>
                <w:t>G</w:t>
              </w:r>
              <w:r w:rsidR="00BC2C73">
                <w:t>UID</w:t>
              </w:r>
            </w:ins>
            <w:del w:id="21" w:author="TAE-IN KIM" w:date="2020-05-03T17:24:00Z">
              <w:r w:rsidDel="00BC2C73">
                <w:rPr>
                  <w:rFonts w:hint="eastAsia"/>
                </w:rPr>
                <w:delText>ng</w:delText>
              </w:r>
            </w:del>
          </w:p>
        </w:tc>
        <w:tc>
          <w:tcPr>
            <w:tcW w:w="983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209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0451EFB1" w14:textId="77777777" w:rsidR="00C875C3" w:rsidRDefault="005D1130" w:rsidP="00DB40BF">
            <w:proofErr w:type="spellStart"/>
            <w:r>
              <w:rPr>
                <w:rFonts w:hint="eastAsia"/>
              </w:rPr>
              <w:t>C</w:t>
            </w:r>
            <w:r>
              <w:t>urrentScenario</w:t>
            </w:r>
            <w:proofErr w:type="spellEnd"/>
          </w:p>
        </w:tc>
        <w:tc>
          <w:tcPr>
            <w:tcW w:w="1168" w:type="dxa"/>
          </w:tcPr>
          <w:p w14:paraId="56650761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181E1B78" w14:textId="77777777" w:rsidR="00C875C3" w:rsidRDefault="005D1130" w:rsidP="00DB40BF">
            <w:proofErr w:type="spellStart"/>
            <w:r>
              <w:t>CurrentScene</w:t>
            </w:r>
            <w:proofErr w:type="spellEnd"/>
          </w:p>
        </w:tc>
        <w:tc>
          <w:tcPr>
            <w:tcW w:w="1168" w:type="dxa"/>
          </w:tcPr>
          <w:p w14:paraId="561085DC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83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331BF7C5" w14:textId="77777777" w:rsidR="00C875C3" w:rsidRDefault="005D1130" w:rsidP="00DB40BF">
            <w:proofErr w:type="spellStart"/>
            <w:r>
              <w:t>CurrentCaption</w:t>
            </w:r>
            <w:proofErr w:type="spellEnd"/>
          </w:p>
        </w:tc>
        <w:tc>
          <w:tcPr>
            <w:tcW w:w="1168" w:type="dxa"/>
          </w:tcPr>
          <w:p w14:paraId="52FD1203" w14:textId="34ADF284" w:rsidR="00C875C3" w:rsidRDefault="00595604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5ADCAEE4" w:rsidR="001D1BBC" w:rsidRPr="00C875C3" w:rsidRDefault="00280D85" w:rsidP="00280D85">
      <w:pPr>
        <w:pStyle w:val="aa"/>
      </w:pPr>
      <w:r>
        <w:t xml:space="preserve">표 </w:t>
      </w:r>
      <w:fldSimple w:instr=" SEQ 표 \* ARABIC ">
        <w:r w:rsidR="0048397B">
          <w:rPr>
            <w:noProof/>
          </w:rPr>
          <w:t>7</w:t>
        </w:r>
      </w:fldSimple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22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22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23" w:name="_Toc38957410"/>
      <w:r>
        <w:rPr>
          <w:rFonts w:hint="eastAsia"/>
        </w:rPr>
        <w:t xml:space="preserve">배역 </w:t>
      </w:r>
      <w:r>
        <w:t>(Role)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</w:t>
            </w:r>
            <w:proofErr w:type="spellStart"/>
            <w:r w:rsidRPr="003C4F59">
              <w:rPr>
                <w:rFonts w:ascii="D2Coding" w:eastAsia="D2Coding" w:hAnsi="D2Coding"/>
              </w:rPr>
              <w:t>나레이터</w:t>
            </w:r>
            <w:proofErr w:type="spellEnd"/>
            <w:r w:rsidRPr="003C4F59">
              <w:rPr>
                <w:rFonts w:ascii="D2Coding" w:eastAsia="D2Coding" w:hAnsi="D2Coding"/>
              </w:rPr>
              <w:t>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&gt;ROL001&lt;/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proofErr w:type="spellStart"/>
      <w:r>
        <w:t>Enum</w:t>
      </w:r>
      <w:proofErr w:type="spellEnd"/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24" w:name="_Toc38957411"/>
      <w:r>
        <w:rPr>
          <w:rFonts w:hint="eastAsia"/>
        </w:rPr>
        <w:t xml:space="preserve">행동 </w:t>
      </w:r>
      <w:r>
        <w:t>(Action)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25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&gt;ACT000&lt;/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&lt;Value&gt;아메리카노&lt;/Value&gt;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31AD63B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7E7EF3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674ED61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&gt;ACT001&lt;/</w:t>
            </w:r>
            <w:proofErr w:type="spellStart"/>
            <w:r w:rsidRPr="003C4F59">
              <w:rPr>
                <w:rFonts w:ascii="D2Coding" w:eastAsia="D2Coding" w:hAnsi="D2Coding"/>
              </w:rPr>
              <w:t>SerialNumber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5677796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&lt;Description&gt;커피-카페라떼 선택&lt;/Description&gt;</w:t>
            </w:r>
          </w:p>
          <w:p w14:paraId="407A6BB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&lt;Value&gt;카페라떼&lt;/Value&gt;</w:t>
            </w:r>
          </w:p>
          <w:p w14:paraId="3382535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&gt;김민수&lt;/</w:t>
            </w:r>
            <w:proofErr w:type="spellStart"/>
            <w:r w:rsidRPr="003C4F59">
              <w:rPr>
                <w:rFonts w:ascii="D2Coding" w:eastAsia="D2Coding" w:hAnsi="D2Coding"/>
              </w:rPr>
              <w:t>ActorName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29C536D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&gt;false&lt;/</w:t>
            </w:r>
            <w:proofErr w:type="spellStart"/>
            <w:r w:rsidRPr="003C4F59">
              <w:rPr>
                <w:rFonts w:ascii="D2Coding" w:eastAsia="D2Coding" w:hAnsi="D2Coding"/>
              </w:rPr>
              <w:t>IsPerformed</w:t>
            </w:r>
            <w:proofErr w:type="spellEnd"/>
            <w:r w:rsidRPr="003C4F59">
              <w:rPr>
                <w:rFonts w:ascii="D2Coding" w:eastAsia="D2Coding" w:hAnsi="D2Coding"/>
              </w:rPr>
              <w:t>&gt;</w:t>
            </w:r>
          </w:p>
          <w:p w14:paraId="41621869" w14:textId="77777777" w:rsidR="00773B44" w:rsidRDefault="003C4F59" w:rsidP="00773B44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26" w:name="_Toc38957412"/>
      <w:bookmarkEnd w:id="25"/>
      <w:proofErr w:type="spellStart"/>
      <w:r>
        <w:rPr>
          <w:rFonts w:hint="eastAsia"/>
        </w:rPr>
        <w:lastRenderedPageBreak/>
        <w:t>퍼셉트론</w:t>
      </w:r>
      <w:proofErr w:type="spellEnd"/>
      <w:r>
        <w:rPr>
          <w:rFonts w:hint="eastAsia"/>
        </w:rPr>
        <w:t xml:space="preserve"> </w:t>
      </w:r>
      <w:r>
        <w:t>(Perceptron)</w:t>
      </w:r>
      <w:bookmarkEnd w:id="2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</w:t>
            </w:r>
            <w:proofErr w:type="spellStart"/>
            <w:r w:rsidRPr="00EE25CE">
              <w:rPr>
                <w:rFonts w:ascii="D2Coding" w:eastAsia="D2Coding" w:hAnsi="D2Coding"/>
              </w:rPr>
              <w:t>Perceptrons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&gt;PER000&lt;/</w:t>
            </w:r>
            <w:proofErr w:type="spellStart"/>
            <w:r w:rsidRPr="00EE25CE">
              <w:rPr>
                <w:rFonts w:ascii="D2Coding" w:eastAsia="D2Coding" w:hAnsi="D2Coding"/>
              </w:rPr>
              <w:t>SerialNumber</w:t>
            </w:r>
            <w:proofErr w:type="spellEnd"/>
            <w:r w:rsidRPr="00EE25CE">
              <w:rPr>
                <w:rFonts w:ascii="D2Coding" w:eastAsia="D2Coding" w:hAnsi="D2Coding"/>
              </w:rPr>
              <w:t>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</w:t>
            </w:r>
            <w:proofErr w:type="spellStart"/>
            <w:r>
              <w:rPr>
                <w:rFonts w:ascii="D2Coding" w:eastAsia="D2Coding" w:hAnsi="D2Coding"/>
              </w:rPr>
              <w:t>Perceptrons</w:t>
            </w:r>
            <w:proofErr w:type="spellEnd"/>
            <w:r>
              <w:rPr>
                <w:rFonts w:ascii="D2Coding" w:eastAsia="D2Coding" w:hAnsi="D2Coding"/>
              </w:rPr>
              <w:t>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27" w:name="_Toc38957413"/>
      <w:r>
        <w:rPr>
          <w:rFonts w:hint="eastAsia"/>
        </w:rPr>
        <w:t xml:space="preserve">원인 </w:t>
      </w:r>
      <w:r>
        <w:t>(Cause)</w:t>
      </w:r>
      <w:bookmarkEnd w:id="2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&gt;CAU000&lt;/</w:t>
            </w:r>
            <w:proofErr w:type="spellStart"/>
            <w:r w:rsidRPr="009F6832">
              <w:rPr>
                <w:rFonts w:ascii="D2Coding" w:eastAsia="D2Coding" w:hAnsi="D2Coding"/>
              </w:rPr>
              <w:t>SerialNumber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</w:t>
            </w:r>
            <w:proofErr w:type="gramStart"/>
            <w:r w:rsidRPr="009F6832">
              <w:rPr>
                <w:rFonts w:ascii="D2Coding" w:eastAsia="D2Coding" w:hAnsi="D2Coding"/>
              </w:rPr>
              <w:t>&lt;!--</w:t>
            </w:r>
            <w:proofErr w:type="gramEnd"/>
            <w:r w:rsidRPr="009F6832">
              <w:rPr>
                <w:rFonts w:ascii="D2Coding" w:eastAsia="D2Coding" w:hAnsi="D2Coding"/>
              </w:rPr>
              <w:t>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</w:t>
            </w:r>
            <w:proofErr w:type="spellStart"/>
            <w:r w:rsidRPr="009F6832">
              <w:rPr>
                <w:rFonts w:ascii="D2Coding" w:eastAsia="D2Coding" w:hAnsi="D2Coding"/>
              </w:rPr>
              <w:t>Nexts</w:t>
            </w:r>
            <w:proofErr w:type="spellEnd"/>
            <w:r w:rsidRPr="009F6832">
              <w:rPr>
                <w:rFonts w:ascii="D2Coding" w:eastAsia="D2Coding" w:hAnsi="D2Coding"/>
              </w:rPr>
              <w:t>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8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&gt;OPT000&lt;/</w:t>
            </w:r>
            <w:proofErr w:type="spellStart"/>
            <w:r w:rsidRPr="009952CF">
              <w:rPr>
                <w:rFonts w:ascii="D2Coding" w:eastAsia="D2Coding" w:hAnsi="D2Coding"/>
              </w:rPr>
              <w:t>SerialNumber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</w:t>
            </w:r>
            <w:proofErr w:type="gramStart"/>
            <w:r w:rsidRPr="009952CF">
              <w:rPr>
                <w:rFonts w:ascii="D2Coding" w:eastAsia="D2Coding" w:hAnsi="D2Coding"/>
              </w:rPr>
              <w:t>&lt;!--</w:t>
            </w:r>
            <w:proofErr w:type="gramEnd"/>
            <w:r w:rsidRPr="009952CF">
              <w:rPr>
                <w:rFonts w:ascii="D2Coding" w:eastAsia="D2Coding" w:hAnsi="D2Coding"/>
              </w:rPr>
              <w:t> 커피-</w:t>
            </w:r>
            <w:proofErr w:type="spellStart"/>
            <w:r w:rsidRPr="009952CF">
              <w:rPr>
                <w:rFonts w:ascii="D2Coding" w:eastAsia="D2Coding" w:hAnsi="D2Coding"/>
              </w:rPr>
              <w:t>초코라떼</w:t>
            </w:r>
            <w:proofErr w:type="spellEnd"/>
            <w:r w:rsidRPr="009952CF">
              <w:rPr>
                <w:rFonts w:ascii="D2Coding" w:eastAsia="D2Coding" w:hAnsi="D2Coding"/>
              </w:rPr>
              <w:t>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&gt;false&lt;/</w:t>
            </w:r>
            <w:proofErr w:type="spellStart"/>
            <w:r w:rsidRPr="009952CF">
              <w:rPr>
                <w:rFonts w:ascii="D2Coding" w:eastAsia="D2Coding" w:hAnsi="D2Coding"/>
              </w:rPr>
              <w:t>IsMultiple</w:t>
            </w:r>
            <w:proofErr w:type="spellEnd"/>
            <w:r w:rsidRPr="009952CF">
              <w:rPr>
                <w:rFonts w:ascii="D2Coding" w:eastAsia="D2Coding" w:hAnsi="D2Coding"/>
              </w:rPr>
              <w:t>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9" w:name="_Toc38957415"/>
      <w:r>
        <w:rPr>
          <w:rFonts w:hint="eastAsia"/>
        </w:rPr>
        <w:t xml:space="preserve">캡션 </w:t>
      </w:r>
      <w:r>
        <w:t>(Caption)</w:t>
      </w:r>
      <w:bookmarkEnd w:id="2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&gt;CAP000&lt;/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</w:t>
            </w:r>
            <w:proofErr w:type="gramStart"/>
            <w:r w:rsidRPr="00583630">
              <w:rPr>
                <w:rFonts w:ascii="D2Coding" w:eastAsia="D2Coding" w:hAnsi="D2Coding"/>
              </w:rPr>
              <w:t>예정이다.&lt;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&gt;CAP001&lt;/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</w:t>
            </w:r>
            <w:proofErr w:type="gramStart"/>
            <w:r w:rsidRPr="00583630">
              <w:rPr>
                <w:rFonts w:ascii="D2Coding" w:eastAsia="D2Coding" w:hAnsi="D2Coding"/>
              </w:rPr>
              <w:t>많다.&lt;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  <w:proofErr w:type="spellStart"/>
            <w:r w:rsidRPr="00583630">
              <w:rPr>
                <w:rFonts w:ascii="D2Coding" w:eastAsia="D2Coding" w:hAnsi="D2Coding"/>
              </w:rPr>
              <w:t>나레이터</w:t>
            </w:r>
            <w:proofErr w:type="spellEnd"/>
            <w:r w:rsidRPr="00583630">
              <w:rPr>
                <w:rFonts w:ascii="D2Coding" w:eastAsia="D2Coding" w:hAnsi="D2Coding"/>
              </w:rPr>
              <w:t>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&gt;CAP002&lt;/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</w:t>
            </w:r>
            <w:proofErr w:type="spellStart"/>
            <w:r w:rsidRPr="00583630">
              <w:rPr>
                <w:rFonts w:ascii="D2Coding" w:eastAsia="D2Coding" w:hAnsi="D2Coding"/>
              </w:rPr>
              <w:t>어서오세요</w:t>
            </w:r>
            <w:proofErr w:type="spellEnd"/>
            <w:r w:rsidRPr="00583630">
              <w:rPr>
                <w:rFonts w:ascii="D2Coding" w:eastAsia="D2Coding" w:hAnsi="D2Coding"/>
              </w:rPr>
              <w:t>. </w:t>
            </w:r>
            <w:proofErr w:type="spellStart"/>
            <w:proofErr w:type="gramStart"/>
            <w:r w:rsidRPr="00583630">
              <w:rPr>
                <w:rFonts w:ascii="D2Coding" w:eastAsia="D2Coding" w:hAnsi="D2Coding"/>
              </w:rPr>
              <w:t>주문하시겠어요</w:t>
            </w:r>
            <w:proofErr w:type="spellEnd"/>
            <w:r w:rsidRPr="00583630">
              <w:rPr>
                <w:rFonts w:ascii="D2Coding" w:eastAsia="D2Coding" w:hAnsi="D2Coding"/>
              </w:rPr>
              <w:t>?&lt;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&gt;점원&lt;/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lastRenderedPageBreak/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&gt;CAP003&lt;/</w:t>
            </w:r>
            <w:proofErr w:type="spellStart"/>
            <w:r w:rsidRPr="00583630">
              <w:rPr>
                <w:rFonts w:ascii="D2Coding" w:eastAsia="D2Coding" w:hAnsi="D2Coding"/>
              </w:rPr>
              <w:t>SerialNumber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67AAF47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</w:t>
            </w:r>
            <w:proofErr w:type="gramStart"/>
            <w:r w:rsidRPr="00583630">
              <w:rPr>
                <w:rFonts w:ascii="D2Coding" w:eastAsia="D2Coding" w:hAnsi="D2Coding"/>
              </w:rPr>
              <w:t>주세요.&lt;</w:t>
            </w:r>
            <w:proofErr w:type="gramEnd"/>
            <w:r w:rsidRPr="00583630">
              <w:rPr>
                <w:rFonts w:ascii="D2Coding" w:eastAsia="D2Coding" w:hAnsi="D2Coding"/>
              </w:rPr>
              <w:t>/Dialogue&gt;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&gt;false&lt;/</w:t>
            </w:r>
            <w:proofErr w:type="spellStart"/>
            <w:r w:rsidRPr="00583630">
              <w:rPr>
                <w:rFonts w:ascii="D2Coding" w:eastAsia="D2Coding" w:hAnsi="D2Coding"/>
              </w:rPr>
              <w:t>HasCause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&gt;김민수&lt;/</w:t>
            </w:r>
            <w:proofErr w:type="spellStart"/>
            <w:r w:rsidRPr="00583630">
              <w:rPr>
                <w:rFonts w:ascii="D2Coding" w:eastAsia="D2Coding" w:hAnsi="D2Coding"/>
              </w:rPr>
              <w:t>SpeakerName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&gt;CAP004&lt;/</w:t>
            </w:r>
            <w:proofErr w:type="spellStart"/>
            <w:r w:rsidRPr="00583630">
              <w:rPr>
                <w:rFonts w:ascii="D2Coding" w:eastAsia="D2Coding" w:hAnsi="D2Coding"/>
              </w:rPr>
              <w:t>NextCaption</w:t>
            </w:r>
            <w:proofErr w:type="spellEnd"/>
            <w:r w:rsidRPr="00583630">
              <w:rPr>
                <w:rFonts w:ascii="D2Coding" w:eastAsia="D2Coding" w:hAnsi="D2Coding"/>
              </w:rPr>
              <w:t>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30" w:name="_Toc38957416"/>
      <w:r>
        <w:rPr>
          <w:rFonts w:hint="eastAsia"/>
        </w:rPr>
        <w:t xml:space="preserve">장면 </w:t>
      </w:r>
      <w:r>
        <w:t>(Scene)</w:t>
      </w:r>
      <w:bookmarkEnd w:id="3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&gt;SNE000&lt;/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&gt;false&lt;/</w:t>
            </w:r>
            <w:proofErr w:type="spellStart"/>
            <w:r w:rsidRPr="005C4503">
              <w:rPr>
                <w:rFonts w:ascii="D2Coding" w:eastAsia="D2Coding" w:hAnsi="D2Coding"/>
              </w:rPr>
              <w:t>HasCause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31" w:name="_Toc38957417"/>
      <w:r>
        <w:rPr>
          <w:rFonts w:hint="eastAsia"/>
        </w:rPr>
        <w:t xml:space="preserve">시나리오 </w:t>
      </w:r>
      <w:r>
        <w:t>(Scenario)</w:t>
      </w:r>
      <w:bookmarkEnd w:id="3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&gt;SNR000&lt;/</w:t>
            </w:r>
            <w:proofErr w:type="spellStart"/>
            <w:r w:rsidRPr="005C4503">
              <w:rPr>
                <w:rFonts w:ascii="D2Coding" w:eastAsia="D2Coding" w:hAnsi="D2Coding"/>
              </w:rPr>
              <w:t>SerialNumber</w:t>
            </w:r>
            <w:proofErr w:type="spellEnd"/>
            <w:r w:rsidRPr="005C4503">
              <w:rPr>
                <w:rFonts w:ascii="D2Coding" w:eastAsia="D2Coding" w:hAnsi="D2Coding"/>
              </w:rPr>
              <w:t>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32" w:name="_Toc38957418"/>
      <w:r>
        <w:rPr>
          <w:rFonts w:hint="eastAsia"/>
        </w:rPr>
        <w:lastRenderedPageBreak/>
        <w:t xml:space="preserve">맥락 </w:t>
      </w:r>
      <w:r>
        <w:t>(Context)</w:t>
      </w:r>
      <w:bookmarkEnd w:id="3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2E361316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del w:id="33" w:author="TAE-IN KIM" w:date="2020-05-03T17:25:00Z">
              <w:r w:rsidRPr="00170124" w:rsidDel="00E45EE1">
                <w:rPr>
                  <w:rFonts w:ascii="D2Coding" w:eastAsia="D2Coding" w:hAnsi="D2Coding"/>
                </w:rPr>
                <w:delText>SerialNumber</w:delText>
              </w:r>
            </w:del>
            <w:ins w:id="34" w:author="TAE-IN KIM" w:date="2020-05-03T17:25:00Z">
              <w:r w:rsidR="00E45EE1">
                <w:rPr>
                  <w:rFonts w:ascii="D2Coding" w:eastAsia="D2Coding" w:hAnsi="D2Coding"/>
                </w:rPr>
                <w:t>GUID</w:t>
              </w:r>
            </w:ins>
            <w:r w:rsidRPr="00170124">
              <w:rPr>
                <w:rFonts w:ascii="D2Coding" w:eastAsia="D2Coding" w:hAnsi="D2Coding"/>
              </w:rPr>
              <w:t>&gt;D87C6088-F5AC-426A-AF34-99BE0656CD9A&lt;/</w:t>
            </w:r>
            <w:del w:id="35" w:author="TAE-IN KIM" w:date="2020-05-03T17:25:00Z">
              <w:r w:rsidRPr="00170124" w:rsidDel="00E45EE1">
                <w:rPr>
                  <w:rFonts w:ascii="D2Coding" w:eastAsia="D2Coding" w:hAnsi="D2Coding"/>
                </w:rPr>
                <w:delText>SerialNumber</w:delText>
              </w:r>
            </w:del>
            <w:ins w:id="36" w:author="TAE-IN KIM" w:date="2020-05-03T17:25:00Z">
              <w:r w:rsidR="00E45EE1">
                <w:rPr>
                  <w:rFonts w:ascii="D2Coding" w:eastAsia="D2Coding" w:hAnsi="D2Coding"/>
                </w:rPr>
                <w:t>GUID</w:t>
              </w:r>
            </w:ins>
            <w:r w:rsidRPr="00170124">
              <w:rPr>
                <w:rFonts w:ascii="D2Coding" w:eastAsia="D2Coding" w:hAnsi="D2Coding"/>
              </w:rPr>
              <w:t>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&gt;SNR000&lt;/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CurrentScenario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&gt;SNE000&lt;/</w:t>
            </w:r>
            <w:proofErr w:type="spellStart"/>
            <w:r w:rsidRPr="00170124">
              <w:rPr>
                <w:rFonts w:ascii="D2Coding" w:eastAsia="D2Coding" w:hAnsi="D2Coding"/>
              </w:rPr>
              <w:t>CurrentScene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&gt;CAP000&lt;/</w:t>
            </w:r>
            <w:proofErr w:type="spellStart"/>
            <w:r w:rsidRPr="00170124">
              <w:rPr>
                <w:rFonts w:ascii="D2Coding" w:eastAsia="D2Coding" w:hAnsi="D2Coding"/>
              </w:rPr>
              <w:t>CurrentCaption</w:t>
            </w:r>
            <w:proofErr w:type="spellEnd"/>
            <w:r w:rsidRPr="00170124">
              <w:rPr>
                <w:rFonts w:ascii="D2Coding" w:eastAsia="D2Coding" w:hAnsi="D2Coding"/>
              </w:rPr>
              <w:t>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ED41A2" w14:textId="77777777" w:rsidR="00D95540" w:rsidRDefault="00D95540" w:rsidP="00F30303">
      <w:pPr>
        <w:spacing w:after="0" w:line="240" w:lineRule="auto"/>
      </w:pPr>
      <w:r>
        <w:separator/>
      </w:r>
    </w:p>
  </w:endnote>
  <w:endnote w:type="continuationSeparator" w:id="0">
    <w:p w14:paraId="201F072F" w14:textId="77777777" w:rsidR="00D95540" w:rsidRDefault="00D95540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0347C251-094A-48B9-9F60-2A390D038C2F}"/>
    <w:embedBold r:id="rId2" w:subsetted="1" w:fontKey="{A2CF94DA-B984-4CFA-91E5-DEC5BDCD717B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6F7412E2-3FC3-4875-9BFD-E68A8E503C18}"/>
    <w:embedBold r:id="rId4" w:subsetted="1" w:fontKey="{70DA2913-3A17-455C-8103-9909589FADF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9C49905-F718-4FC1-A36E-FB17109C9F28}"/>
    <w:embedItalic r:id="rId6" w:fontKey="{600C80DA-CA8B-49B8-9795-C94251A2708D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36CA9D33-91C1-4821-860D-EF07F09CA5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F15B6E" w:rsidRDefault="00F15B6E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60050" w14:textId="77777777" w:rsidR="00D95540" w:rsidRDefault="00D95540" w:rsidP="00F30303">
      <w:pPr>
        <w:spacing w:after="0" w:line="240" w:lineRule="auto"/>
      </w:pPr>
      <w:r>
        <w:separator/>
      </w:r>
    </w:p>
  </w:footnote>
  <w:footnote w:type="continuationSeparator" w:id="0">
    <w:p w14:paraId="6C3CDAA6" w14:textId="77777777" w:rsidR="00D95540" w:rsidRDefault="00D95540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AE-IN KIM">
    <w15:presenceInfo w15:providerId="Windows Live" w15:userId="21b338281a31ff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01482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B56C4"/>
    <w:rsid w:val="001D1BBC"/>
    <w:rsid w:val="001D41EC"/>
    <w:rsid w:val="001D727D"/>
    <w:rsid w:val="001F7716"/>
    <w:rsid w:val="0020056F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E7B3D"/>
    <w:rsid w:val="002F1EDF"/>
    <w:rsid w:val="00366390"/>
    <w:rsid w:val="0037194C"/>
    <w:rsid w:val="00386390"/>
    <w:rsid w:val="00391DE5"/>
    <w:rsid w:val="003950E2"/>
    <w:rsid w:val="003957C7"/>
    <w:rsid w:val="00397FF4"/>
    <w:rsid w:val="003C4F59"/>
    <w:rsid w:val="003C78AD"/>
    <w:rsid w:val="003D3A82"/>
    <w:rsid w:val="0041555C"/>
    <w:rsid w:val="00425105"/>
    <w:rsid w:val="00437EBA"/>
    <w:rsid w:val="00462705"/>
    <w:rsid w:val="0048397B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73B44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37FEA"/>
    <w:rsid w:val="008569A1"/>
    <w:rsid w:val="00874F08"/>
    <w:rsid w:val="00897F1B"/>
    <w:rsid w:val="008A4042"/>
    <w:rsid w:val="008B7A1A"/>
    <w:rsid w:val="008C16D9"/>
    <w:rsid w:val="008C44FF"/>
    <w:rsid w:val="009116B3"/>
    <w:rsid w:val="009241BB"/>
    <w:rsid w:val="0093242C"/>
    <w:rsid w:val="00937F10"/>
    <w:rsid w:val="00967E95"/>
    <w:rsid w:val="00973F98"/>
    <w:rsid w:val="009818EE"/>
    <w:rsid w:val="009833E6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870AD"/>
    <w:rsid w:val="00B91A90"/>
    <w:rsid w:val="00BA7468"/>
    <w:rsid w:val="00BC2C73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540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45EE1"/>
    <w:rsid w:val="00E509F0"/>
    <w:rsid w:val="00E541F6"/>
    <w:rsid w:val="00E7479E"/>
    <w:rsid w:val="00E768F0"/>
    <w:rsid w:val="00E832A2"/>
    <w:rsid w:val="00EA5C27"/>
    <w:rsid w:val="00EB6663"/>
    <w:rsid w:val="00ED1D0B"/>
    <w:rsid w:val="00EE25CE"/>
    <w:rsid w:val="00EE3B2D"/>
    <w:rsid w:val="00F03EA2"/>
    <w:rsid w:val="00F1280B"/>
    <w:rsid w:val="00F15B6E"/>
    <w:rsid w:val="00F30303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  <w:style w:type="paragraph" w:styleId="ab">
    <w:name w:val="Balloon Text"/>
    <w:basedOn w:val="a"/>
    <w:link w:val="Char2"/>
    <w:uiPriority w:val="99"/>
    <w:semiHidden/>
    <w:unhideWhenUsed/>
    <w:rsid w:val="002005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005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E3A31"/>
    <w:rsid w:val="003B73C7"/>
    <w:rsid w:val="00490A16"/>
    <w:rsid w:val="006239DD"/>
    <w:rsid w:val="00A35CC7"/>
    <w:rsid w:val="00A636B5"/>
    <w:rsid w:val="00C91D26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8E7C52-9A89-4633-993E-F2B57FBAA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109</cp:revision>
  <cp:lastPrinted>2020-05-03T08:26:00Z</cp:lastPrinted>
  <dcterms:created xsi:type="dcterms:W3CDTF">2020-04-27T18:33:00Z</dcterms:created>
  <dcterms:modified xsi:type="dcterms:W3CDTF">2020-05-03T08:26:00Z</dcterms:modified>
</cp:coreProperties>
</file>