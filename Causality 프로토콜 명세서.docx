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8957395" w:displacedByCustomXml="next"/>
    <w:sdt>
      <w:sdtPr>
        <w:rPr>
          <w:rFonts w:hint="eastAsia"/>
        </w:rPr>
        <w:alias w:val="제목"/>
        <w:tag w:val=""/>
        <w:id w:val="-2126917781"/>
        <w:placeholder>
          <w:docPart w:val="C3228FB247D04D6E903A8128C3AFF3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227BF1BA" w14:textId="77777777" w:rsidR="009D00DE" w:rsidRDefault="003950E2" w:rsidP="00632ADB">
          <w:pPr>
            <w:pStyle w:val="a3"/>
          </w:pPr>
          <w:r>
            <w:rPr>
              <w:rFonts w:hint="eastAsia"/>
            </w:rPr>
            <w:t>Causality 프로토콜 명세서</w:t>
          </w:r>
        </w:p>
      </w:sdtContent>
    </w:sdt>
    <w:bookmarkEnd w:id="0" w:displacedByCustomXml="prev"/>
    <w:p w14:paraId="07F539E6" w14:textId="77777777" w:rsidR="00632ADB" w:rsidRPr="00632ADB" w:rsidRDefault="00B72A75" w:rsidP="00632ADB">
      <w:pPr>
        <w:jc w:val="right"/>
      </w:pPr>
      <w:sdt>
        <w:sdtPr>
          <w:rPr>
            <w:rFonts w:hint="eastAsia"/>
          </w:rPr>
          <w:alias w:val="만든 이"/>
          <w:tag w:val=""/>
          <w:id w:val="1967859934"/>
          <w:placeholder>
            <w:docPart w:val="98DB3831969E4302BBF5A556E09C62A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950E2">
            <w:rPr>
              <w:rFonts w:hint="eastAsia"/>
            </w:rPr>
            <w:t>김태인</w:t>
          </w:r>
        </w:sdtContent>
      </w:sdt>
      <w:r w:rsidR="00632ADB">
        <w:t>@</w:t>
      </w:r>
      <w:proofErr w:type="spellStart"/>
      <w:sdt>
        <w:sdtPr>
          <w:rPr>
            <w:rFonts w:hint="eastAsia"/>
          </w:rPr>
          <w:alias w:val="회사"/>
          <w:tag w:val=""/>
          <w:id w:val="-1555696671"/>
          <w:placeholder>
            <w:docPart w:val="2D92CAA89C2D418EA8E6E83C2C84ED0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3950E2">
            <w:rPr>
              <w:rFonts w:hint="eastAsia"/>
            </w:rPr>
            <w:t>DSPLab</w:t>
          </w:r>
          <w:proofErr w:type="spellEnd"/>
        </w:sdtContent>
      </w:sdt>
    </w:p>
    <w:sdt>
      <w:sdtPr>
        <w:alias w:val="회사 전자 메일"/>
        <w:tag w:val=""/>
        <w:id w:val="1178626487"/>
        <w:placeholder>
          <w:docPart w:val="402D664B646148D69B03EA4E9A30E6BF"/>
        </w:placeholder>
        <w:dataBinding w:prefixMappings="xmlns:ns0='http://schemas.microsoft.com/office/2006/coverPageProps' " w:xpath="/ns0:CoverPageProperties[1]/ns0:CompanyEmail[1]" w:storeItemID="{55AF091B-3C7A-41E3-B477-F2FDAA23CFDA}"/>
        <w:text/>
      </w:sdtPr>
      <w:sdtEndPr/>
      <w:sdtContent>
        <w:p w14:paraId="65BAF169" w14:textId="77777777" w:rsidR="00632ADB" w:rsidRDefault="003950E2" w:rsidP="00632ADB">
          <w:pPr>
            <w:jc w:val="right"/>
          </w:pPr>
          <w:r>
            <w:t>tikim@dsp.inha.ac.kr</w:t>
          </w:r>
        </w:p>
      </w:sdtContent>
    </w:sdt>
    <w:p w14:paraId="4FCC4693" w14:textId="77777777" w:rsidR="002A73C6" w:rsidRDefault="002A73C6" w:rsidP="00D272B0">
      <w:pPr>
        <w:pStyle w:val="1"/>
        <w:numPr>
          <w:ilvl w:val="0"/>
          <w:numId w:val="2"/>
        </w:numPr>
      </w:pPr>
      <w:bookmarkStart w:id="1" w:name="_Toc38957396"/>
      <w:r>
        <w:rPr>
          <w:rFonts w:hint="eastAsia"/>
        </w:rPr>
        <w:t>요약</w:t>
      </w:r>
      <w:bookmarkEnd w:id="1"/>
    </w:p>
    <w:sdt>
      <w:sdtPr>
        <w:rPr>
          <w:rFonts w:hint="eastAsia"/>
        </w:rPr>
        <w:alias w:val="요약"/>
        <w:tag w:val=""/>
        <w:id w:val="1290317192"/>
        <w:placeholder>
          <w:docPart w:val="93B39E81C73744CD9BACCF4C49DE99D3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p w14:paraId="6ABC51C9" w14:textId="77777777" w:rsidR="00632ADB" w:rsidRDefault="003950E2">
          <w:r>
            <w:rPr>
              <w:rFonts w:hint="eastAsia"/>
            </w:rPr>
            <w:t xml:space="preserve">인과를 기반으로 구축한 시나리오 설계 프로토콜인 </w:t>
          </w:r>
          <w:proofErr w:type="spellStart"/>
          <w:r>
            <w:rPr>
              <w:rFonts w:hint="eastAsia"/>
            </w:rPr>
            <w:t>Causailty</w:t>
          </w:r>
          <w:proofErr w:type="spellEnd"/>
          <w:r>
            <w:rPr>
              <w:rFonts w:hint="eastAsia"/>
            </w:rPr>
            <w:t>의 명세사항을 기술한다.</w:t>
          </w:r>
        </w:p>
      </w:sdtContent>
    </w:sdt>
    <w:p w14:paraId="559A8ACC" w14:textId="77777777" w:rsidR="004D0207" w:rsidRDefault="004D0207" w:rsidP="00D272B0">
      <w:pPr>
        <w:pStyle w:val="1"/>
        <w:numPr>
          <w:ilvl w:val="0"/>
          <w:numId w:val="2"/>
        </w:numPr>
      </w:pPr>
      <w:bookmarkStart w:id="2" w:name="_Toc38957397"/>
      <w:r>
        <w:rPr>
          <w:rFonts w:hint="eastAsia"/>
        </w:rPr>
        <w:t>문서 정보</w:t>
      </w:r>
      <w:bookmarkEnd w:id="2"/>
    </w:p>
    <w:p w14:paraId="24CB9AD7" w14:textId="11FB6B05" w:rsidR="004D0207" w:rsidRDefault="004D0207" w:rsidP="004D020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최종 수정 일자:</w:t>
      </w:r>
      <w:r>
        <w:t xml:space="preserve"> 2020년 </w:t>
      </w:r>
      <w:r w:rsidR="003D3A82">
        <w:t>5</w:t>
      </w:r>
      <w:r>
        <w:t xml:space="preserve">월 </w:t>
      </w:r>
      <w:r w:rsidR="003D3A82">
        <w:t>3</w:t>
      </w:r>
      <w:r>
        <w:t>일</w:t>
      </w:r>
    </w:p>
    <w:p w14:paraId="706E0BB5" w14:textId="60BA1B0B" w:rsidR="003D3A82" w:rsidRPr="004D0207" w:rsidRDefault="004D0207" w:rsidP="003D3A82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프로토콜 버전:</w:t>
      </w:r>
      <w:r>
        <w:t xml:space="preserve"> 0.0.</w:t>
      </w:r>
      <w:ins w:id="3" w:author="TAE-IN KIM" w:date="2020-05-03T19:17:00Z">
        <w:r w:rsidR="0077658D">
          <w:t>5</w:t>
        </w:r>
      </w:ins>
      <w:del w:id="4" w:author="TAE-IN KIM" w:date="2020-05-03T17:24:00Z">
        <w:r w:rsidR="000466DE" w:rsidDel="00E541F6">
          <w:delText>3</w:delText>
        </w:r>
      </w:del>
    </w:p>
    <w:p w14:paraId="400F8CDC" w14:textId="77777777" w:rsidR="00D26BBB" w:rsidRDefault="00D26BB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105174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BBC39" w14:textId="77777777" w:rsidR="002A73C6" w:rsidRDefault="002A73C6">
          <w:pPr>
            <w:pStyle w:val="TOC"/>
          </w:pPr>
          <w:r>
            <w:rPr>
              <w:lang w:val="ko-KR"/>
            </w:rPr>
            <w:t>목차</w:t>
          </w:r>
        </w:p>
        <w:p w14:paraId="67D3E0D0" w14:textId="11308C50" w:rsidR="009241BB" w:rsidRDefault="002A73C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57395" w:history="1">
            <w:r w:rsidR="009241BB" w:rsidRPr="00A63AC6">
              <w:rPr>
                <w:rStyle w:val="a7"/>
                <w:noProof/>
              </w:rPr>
              <w:t>Causality 프로토콜 명세서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6647CB4" w14:textId="6A2BBF5A" w:rsidR="009241BB" w:rsidRDefault="00B72A7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6" w:history="1">
            <w:r w:rsidR="009241BB" w:rsidRPr="00A63AC6">
              <w:rPr>
                <w:rStyle w:val="a7"/>
                <w:noProof/>
              </w:rPr>
              <w:t>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요약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810E9DF" w14:textId="07DDB6E8" w:rsidR="009241BB" w:rsidRDefault="00B72A7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7" w:history="1">
            <w:r w:rsidR="009241BB" w:rsidRPr="00A63AC6">
              <w:rPr>
                <w:rStyle w:val="a7"/>
                <w:noProof/>
              </w:rPr>
              <w:t>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문서 정보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5BE8D9BD" w14:textId="3007E82E" w:rsidR="009241BB" w:rsidRDefault="00B72A7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8" w:history="1">
            <w:r w:rsidR="009241BB" w:rsidRPr="00A63AC6">
              <w:rPr>
                <w:rStyle w:val="a7"/>
                <w:noProof/>
              </w:rPr>
              <w:t>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설계 이론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EF61DAD" w14:textId="0391E5D0" w:rsidR="009241BB" w:rsidRDefault="00B72A7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9" w:history="1">
            <w:r w:rsidR="009241BB" w:rsidRPr="00A63AC6">
              <w:rPr>
                <w:rStyle w:val="a7"/>
                <w:noProof/>
              </w:rPr>
              <w:t>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객체 설명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DD2C8C" w14:textId="5C1D9CA6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0" w:history="1">
            <w:r w:rsidR="009241BB" w:rsidRPr="00A63AC6">
              <w:rPr>
                <w:rStyle w:val="a7"/>
                <w:noProof/>
              </w:rPr>
              <w:t>4.1.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A02C143" w14:textId="2580A319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1" w:history="1">
            <w:r w:rsidR="009241BB" w:rsidRPr="00A63AC6">
              <w:rPr>
                <w:rStyle w:val="a7"/>
                <w:noProof/>
              </w:rPr>
              <w:t>4.2.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6BD0F57" w14:textId="6A418EE4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2" w:history="1">
            <w:r w:rsidR="009241BB" w:rsidRPr="00A63AC6">
              <w:rPr>
                <w:rStyle w:val="a7"/>
                <w:noProof/>
              </w:rPr>
              <w:t>4.3.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6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E025AF0" w14:textId="408AE575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3" w:history="1">
            <w:r w:rsidR="009241BB" w:rsidRPr="00A63AC6">
              <w:rPr>
                <w:rStyle w:val="a7"/>
                <w:noProof/>
              </w:rPr>
              <w:t>4.4.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7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B679D54" w14:textId="0C04DAAD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4" w:history="1">
            <w:r w:rsidR="009241BB" w:rsidRPr="00A63AC6">
              <w:rPr>
                <w:rStyle w:val="a7"/>
                <w:noProof/>
              </w:rPr>
              <w:t>4.5.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10B67F9" w14:textId="60DBB237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5" w:history="1">
            <w:r w:rsidR="009241BB" w:rsidRPr="00A63AC6">
              <w:rPr>
                <w:rStyle w:val="a7"/>
                <w:noProof/>
              </w:rPr>
              <w:t>4.6.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DA087BB" w14:textId="244A375F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6" w:history="1">
            <w:r w:rsidR="009241BB" w:rsidRPr="00A63AC6">
              <w:rPr>
                <w:rStyle w:val="a7"/>
                <w:noProof/>
              </w:rPr>
              <w:t>4.7.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840DB1" w14:textId="47F65F52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7" w:history="1">
            <w:r w:rsidR="009241BB" w:rsidRPr="00A63AC6">
              <w:rPr>
                <w:rStyle w:val="a7"/>
                <w:noProof/>
              </w:rPr>
              <w:t>4.8.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F0E0368" w14:textId="7331C9FC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8" w:history="1">
            <w:r w:rsidR="009241BB" w:rsidRPr="00A63AC6">
              <w:rPr>
                <w:rStyle w:val="a7"/>
                <w:noProof/>
              </w:rPr>
              <w:t>4.9.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10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7A5B142" w14:textId="30E87569" w:rsidR="009241BB" w:rsidRDefault="00B72A7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409" w:history="1">
            <w:r w:rsidR="009241BB" w:rsidRPr="00A63AC6">
              <w:rPr>
                <w:rStyle w:val="a7"/>
                <w:noProof/>
              </w:rPr>
              <w:t>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XML 구현 방법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A8DE9D8" w14:textId="01640110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0" w:history="1">
            <w:r w:rsidR="009241BB" w:rsidRPr="00A63AC6">
              <w:rPr>
                <w:rStyle w:val="a7"/>
                <w:noProof/>
              </w:rPr>
              <w:t>5.1.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150FE81" w14:textId="559208D4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1" w:history="1">
            <w:r w:rsidR="009241BB" w:rsidRPr="00A63AC6">
              <w:rPr>
                <w:rStyle w:val="a7"/>
                <w:noProof/>
              </w:rPr>
              <w:t>5.2.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B40583C" w14:textId="1002E145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2" w:history="1">
            <w:r w:rsidR="009241BB" w:rsidRPr="00A63AC6">
              <w:rPr>
                <w:rStyle w:val="a7"/>
                <w:noProof/>
              </w:rPr>
              <w:t>5.3.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E85A035" w14:textId="71221CBB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3" w:history="1">
            <w:r w:rsidR="009241BB" w:rsidRPr="00A63AC6">
              <w:rPr>
                <w:rStyle w:val="a7"/>
                <w:noProof/>
              </w:rPr>
              <w:t>5.4.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75FE3C0" w14:textId="7668396D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4" w:history="1">
            <w:r w:rsidR="009241BB" w:rsidRPr="00A63AC6">
              <w:rPr>
                <w:rStyle w:val="a7"/>
                <w:noProof/>
              </w:rPr>
              <w:t>5.5.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4B11611" w14:textId="3C6479F2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5" w:history="1">
            <w:r w:rsidR="009241BB" w:rsidRPr="00A63AC6">
              <w:rPr>
                <w:rStyle w:val="a7"/>
                <w:noProof/>
              </w:rPr>
              <w:t>5.6.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8A8516F" w14:textId="2716D5D0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6" w:history="1">
            <w:r w:rsidR="009241BB" w:rsidRPr="00A63AC6">
              <w:rPr>
                <w:rStyle w:val="a7"/>
                <w:noProof/>
              </w:rPr>
              <w:t>5.7.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C48DF33" w14:textId="749CCD6C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7" w:history="1">
            <w:r w:rsidR="009241BB" w:rsidRPr="00A63AC6">
              <w:rPr>
                <w:rStyle w:val="a7"/>
                <w:noProof/>
              </w:rPr>
              <w:t>5.8.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2A77322" w14:textId="0DCEB1F5" w:rsidR="009241BB" w:rsidRDefault="00B72A75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8" w:history="1">
            <w:r w:rsidR="009241BB" w:rsidRPr="00A63AC6">
              <w:rPr>
                <w:rStyle w:val="a7"/>
                <w:noProof/>
              </w:rPr>
              <w:t>5.9.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EB520F">
              <w:rPr>
                <w:noProof/>
                <w:webHidden/>
              </w:rPr>
              <w:t>15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E57F7BE" w14:textId="6CF89D64" w:rsidR="002A73C6" w:rsidRDefault="002A73C6">
          <w:r>
            <w:rPr>
              <w:b/>
              <w:bCs/>
              <w:lang w:val="ko-KR"/>
            </w:rPr>
            <w:fldChar w:fldCharType="end"/>
          </w:r>
        </w:p>
      </w:sdtContent>
    </w:sdt>
    <w:p w14:paraId="7FC8041E" w14:textId="77777777" w:rsidR="00837FEA" w:rsidRDefault="00837FEA">
      <w:pPr>
        <w:widowControl/>
        <w:wordWrap/>
        <w:autoSpaceDE/>
        <w:autoSpaceDN/>
      </w:pPr>
      <w:r>
        <w:br w:type="page"/>
      </w:r>
    </w:p>
    <w:p w14:paraId="3752F9C5" w14:textId="77777777" w:rsidR="00FC22EA" w:rsidRDefault="00D272B0" w:rsidP="00D272B0">
      <w:pPr>
        <w:pStyle w:val="1"/>
        <w:numPr>
          <w:ilvl w:val="0"/>
          <w:numId w:val="2"/>
        </w:numPr>
      </w:pPr>
      <w:bookmarkStart w:id="5" w:name="_Toc38957398"/>
      <w:r>
        <w:rPr>
          <w:rFonts w:hint="eastAsia"/>
        </w:rPr>
        <w:lastRenderedPageBreak/>
        <w:t>설계 이론</w:t>
      </w:r>
      <w:bookmarkEnd w:id="5"/>
    </w:p>
    <w:p w14:paraId="0544D29C" w14:textId="77777777" w:rsidR="006A5A19" w:rsidRDefault="006A5A19" w:rsidP="006A5A19">
      <w:pPr>
        <w:ind w:firstLineChars="100" w:firstLine="174"/>
      </w:pPr>
      <w:r>
        <w:rPr>
          <w:rFonts w:hint="eastAsia"/>
        </w:rPr>
        <w:t>본 프로토콜의 설계는 사회적</w:t>
      </w:r>
      <w:r>
        <w:t xml:space="preserve"> 교류를 시뮬레이션 하는 프로그램들은 어떻게 설계하는</w:t>
      </w:r>
      <w:r w:rsidR="00973F98">
        <w:rPr>
          <w:rFonts w:hint="eastAsia"/>
        </w:rPr>
        <w:t xml:space="preserve"> 것이</w:t>
      </w:r>
      <w:r>
        <w:t xml:space="preserve"> 효율적인가에 대한 고찰</w:t>
      </w:r>
      <w:r>
        <w:rPr>
          <w:rFonts w:hint="eastAsia"/>
        </w:rPr>
        <w:t>에서부터 시작한다.</w:t>
      </w:r>
    </w:p>
    <w:p w14:paraId="3C506E8F" w14:textId="77777777" w:rsidR="004C785D" w:rsidRDefault="006A5A19" w:rsidP="006A5A19">
      <w:pPr>
        <w:ind w:firstLineChars="100" w:firstLine="174"/>
      </w:pPr>
      <w:r>
        <w:rPr>
          <w:rFonts w:hint="eastAsia"/>
        </w:rPr>
        <w:t>예를</w:t>
      </w:r>
      <w:r>
        <w:t xml:space="preserve"> 들</w:t>
      </w:r>
      <w:r>
        <w:rPr>
          <w:rFonts w:hint="eastAsia"/>
        </w:rPr>
        <w:t>면,</w:t>
      </w:r>
      <w:r>
        <w:t xml:space="preserve"> 맥락의 흐름은 고정되어 있어 사용자가 선택지를 고르는 것이 영향을 미치지 않는 환경을 만드는 것은 비교적 단순하다. </w:t>
      </w:r>
      <w:r w:rsidRPr="006A5A19">
        <w:rPr>
          <w:rFonts w:hint="eastAsia"/>
        </w:rPr>
        <w:t>하지만</w:t>
      </w:r>
      <w:r w:rsidRPr="006A5A19">
        <w:t xml:space="preserve"> 사용자의 선택이 동적으로 맥락의 흐름에 계속해서 영향을 미치는, 비교적 현실적인 구조를 흉내내</w:t>
      </w:r>
      <w:r w:rsidR="003C78AD">
        <w:rPr>
          <w:rFonts w:hint="eastAsia"/>
        </w:rPr>
        <w:t>기 위해선</w:t>
      </w:r>
      <w:r w:rsidRPr="006A5A19">
        <w:t xml:space="preserve"> 고려해야 할 것이 많아진다.</w:t>
      </w:r>
      <w:r>
        <w:t xml:space="preserve"> </w:t>
      </w:r>
      <w:r w:rsidRPr="006A5A19">
        <w:rPr>
          <w:rFonts w:hint="eastAsia"/>
        </w:rPr>
        <w:t>가능한</w:t>
      </w:r>
      <w:r w:rsidR="003C78AD">
        <w:rPr>
          <w:rFonts w:hint="eastAsia"/>
        </w:rPr>
        <w:t xml:space="preserve"> </w:t>
      </w:r>
      <w:r w:rsidRPr="006A5A19">
        <w:rPr>
          <w:rFonts w:hint="eastAsia"/>
        </w:rPr>
        <w:t>한</w:t>
      </w:r>
      <w:r w:rsidRPr="006A5A19">
        <w:t xml:space="preserve"> 객체지향적으로 끌어내</w:t>
      </w:r>
      <w:r w:rsidR="003C78AD">
        <w:rPr>
          <w:rFonts w:hint="eastAsia"/>
        </w:rPr>
        <w:t>어</w:t>
      </w:r>
      <w:r w:rsidRPr="006A5A19">
        <w:t>보면 인과론에 기반해 원인과 결과 이 두 가지 관점으로 모든 선택과 행동을 감싸주면 진전이 있지 않을까 생각이 들었다.</w:t>
      </w:r>
    </w:p>
    <w:p w14:paraId="74AE2D27" w14:textId="77777777" w:rsidR="00FB79EA" w:rsidRDefault="006A5A19" w:rsidP="006A5A19">
      <w:pPr>
        <w:ind w:firstLineChars="100" w:firstLine="174"/>
      </w:pPr>
      <w:r w:rsidRPr="006A5A19">
        <w:rPr>
          <w:rFonts w:hint="eastAsia"/>
        </w:rPr>
        <w:t>선택과</w:t>
      </w:r>
      <w:r w:rsidRPr="006A5A19">
        <w:t xml:space="preserve"> 행동은 Action이라는 범주로 생각해보자. 그리고 전체 </w:t>
      </w:r>
      <w:r w:rsidR="004C785D">
        <w:rPr>
          <w:rFonts w:hint="eastAsia"/>
        </w:rPr>
        <w:t>시나리오</w:t>
      </w:r>
      <w:r w:rsidRPr="006A5A19">
        <w:t xml:space="preserve">는 자잘한 </w:t>
      </w:r>
      <w:r w:rsidR="004C785D">
        <w:rPr>
          <w:rFonts w:hint="eastAsia"/>
        </w:rPr>
        <w:t>장면</w:t>
      </w:r>
      <w:r w:rsidRPr="006A5A19">
        <w:t>의 조합으로 생각해보면 두 개념은</w:t>
      </w:r>
      <w:r w:rsidR="00181944">
        <w:rPr>
          <w:rFonts w:hint="eastAsia"/>
        </w:rPr>
        <w:t xml:space="preserve"> 각각</w:t>
      </w:r>
      <w:r w:rsidRPr="006A5A19">
        <w:t xml:space="preserve"> </w:t>
      </w:r>
      <w:r w:rsidR="004C785D">
        <w:t>Scenario</w:t>
      </w:r>
      <w:r w:rsidRPr="006A5A19">
        <w:t>와 Scen</w:t>
      </w:r>
      <w:r w:rsidR="004C785D">
        <w:t>e</w:t>
      </w:r>
      <w:r w:rsidRPr="006A5A19">
        <w:t xml:space="preserve"> 클래스로 </w:t>
      </w:r>
      <w:r w:rsidR="004C785D">
        <w:rPr>
          <w:rFonts w:hint="eastAsia"/>
        </w:rPr>
        <w:t>생각</w:t>
      </w:r>
      <w:r w:rsidRPr="006A5A19">
        <w:t>할 수 있을 것이다.</w:t>
      </w:r>
      <w:r>
        <w:t xml:space="preserve"> </w:t>
      </w:r>
      <w:r w:rsidR="007B7D72">
        <w:rPr>
          <w:rFonts w:hint="eastAsia"/>
        </w:rPr>
        <w:t xml:space="preserve">그리고 </w:t>
      </w:r>
      <w:r w:rsidRPr="006A5A19">
        <w:t>시나리오라는 흐름을 떠다니는</w:t>
      </w:r>
      <w:r w:rsidR="007B7D72">
        <w:rPr>
          <w:rFonts w:hint="eastAsia"/>
        </w:rPr>
        <w:t>,</w:t>
      </w:r>
      <w:r w:rsidR="007B7D72">
        <w:t xml:space="preserve"> </w:t>
      </w:r>
      <w:r w:rsidR="007B7D72">
        <w:rPr>
          <w:rFonts w:hint="eastAsia"/>
        </w:rPr>
        <w:t>마치</w:t>
      </w:r>
      <w:r w:rsidRPr="006A5A19">
        <w:t xml:space="preserve"> 배</w:t>
      </w:r>
      <w:r w:rsidR="007B7D72">
        <w:rPr>
          <w:rFonts w:hint="eastAsia"/>
        </w:rPr>
        <w:t xml:space="preserve">와 같은 존재를 </w:t>
      </w:r>
      <w:r w:rsidR="007B7D72" w:rsidRPr="006A5A19">
        <w:t>현재의 상태를 담고 있는</w:t>
      </w:r>
      <w:r w:rsidR="007B7D72" w:rsidRPr="006A5A19">
        <w:rPr>
          <w:rFonts w:hint="eastAsia"/>
        </w:rPr>
        <w:t xml:space="preserve"> 맥락</w:t>
      </w:r>
      <w:r w:rsidR="007B7D72">
        <w:rPr>
          <w:rFonts w:hint="eastAsia"/>
        </w:rPr>
        <w:t>(</w:t>
      </w:r>
      <w:r w:rsidR="007B7D72">
        <w:t>Context)</w:t>
      </w:r>
      <w:r w:rsidR="007B7D72">
        <w:rPr>
          <w:rFonts w:hint="eastAsia"/>
        </w:rPr>
        <w:t>으로 간주할 수 있다.</w:t>
      </w:r>
      <w:r w:rsidRPr="006A5A19">
        <w:t xml:space="preserve"> </w:t>
      </w:r>
      <w:r w:rsidR="00181944">
        <w:rPr>
          <w:rFonts w:hint="eastAsia"/>
        </w:rPr>
        <w:t>하나의 장면은</w:t>
      </w:r>
      <w:r w:rsidRPr="006A5A19">
        <w:t xml:space="preserve"> 사용자에게 </w:t>
      </w:r>
      <w:r w:rsidR="00181944">
        <w:rPr>
          <w:rFonts w:hint="eastAsia"/>
        </w:rPr>
        <w:t>제공할</w:t>
      </w:r>
      <w:r w:rsidRPr="006A5A19">
        <w:t xml:space="preserve"> Action들을 담고 있다.</w:t>
      </w:r>
      <w:r>
        <w:t xml:space="preserve"> </w:t>
      </w:r>
      <w:r w:rsidR="00540C1A">
        <w:rPr>
          <w:rFonts w:hint="eastAsia"/>
        </w:rPr>
        <w:t>여기</w:t>
      </w:r>
      <w:r w:rsidRPr="006A5A19">
        <w:rPr>
          <w:rFonts w:hint="eastAsia"/>
        </w:rPr>
        <w:t>에서</w:t>
      </w:r>
      <w:r w:rsidRPr="006A5A19">
        <w:t xml:space="preserve"> 제공한 </w:t>
      </w:r>
      <w:r w:rsidR="00540C1A">
        <w:rPr>
          <w:rFonts w:hint="eastAsia"/>
        </w:rPr>
        <w:t>A</w:t>
      </w:r>
      <w:r w:rsidR="00540C1A">
        <w:t>ction</w:t>
      </w:r>
      <w:r w:rsidRPr="006A5A19">
        <w:t xml:space="preserve">을 사용자가 수행하면, </w:t>
      </w:r>
      <w:r w:rsidR="00FB79EA">
        <w:rPr>
          <w:rFonts w:hint="eastAsia"/>
        </w:rPr>
        <w:t>이들</w:t>
      </w:r>
      <w:r w:rsidRPr="006A5A19">
        <w:t xml:space="preserve">에 플래그를 남겨 다른 </w:t>
      </w:r>
      <w:r w:rsidR="00FB79EA">
        <w:rPr>
          <w:rFonts w:hint="eastAsia"/>
        </w:rPr>
        <w:t>장면</w:t>
      </w:r>
      <w:r w:rsidRPr="006A5A19">
        <w:t xml:space="preserve">에서도 이전에 사용자가 </w:t>
      </w:r>
      <w:r w:rsidR="00FB79EA">
        <w:rPr>
          <w:rFonts w:hint="eastAsia"/>
        </w:rPr>
        <w:t>A</w:t>
      </w:r>
      <w:r w:rsidR="00FB79EA">
        <w:t>ction</w:t>
      </w:r>
      <w:r w:rsidRPr="006A5A19">
        <w:t>을 수행했는지</w:t>
      </w:r>
      <w:r w:rsidR="00FB79EA">
        <w:rPr>
          <w:rFonts w:hint="eastAsia"/>
        </w:rPr>
        <w:t xml:space="preserve"> 여부</w:t>
      </w:r>
      <w:r w:rsidRPr="006A5A19">
        <w:t>를 참조하도록 만들어 두면 인과관계의 뼈대를 만들 수 있을 것</w:t>
      </w:r>
      <w:r w:rsidR="00FB79EA">
        <w:rPr>
          <w:rFonts w:hint="eastAsia"/>
        </w:rPr>
        <w:t>이</w:t>
      </w:r>
      <w:r w:rsidRPr="006A5A19">
        <w:t>다.</w:t>
      </w:r>
    </w:p>
    <w:p w14:paraId="59071CC4" w14:textId="77777777" w:rsidR="00D272B0" w:rsidRDefault="00FB79EA" w:rsidP="00B91A90">
      <w:pPr>
        <w:ind w:firstLineChars="100" w:firstLine="174"/>
      </w:pPr>
      <w:r>
        <w:rPr>
          <w:rFonts w:hint="eastAsia"/>
        </w:rPr>
        <w:t>장면은</w:t>
      </w:r>
      <w:r w:rsidR="006A5A19" w:rsidRPr="006A5A19">
        <w:t xml:space="preserve"> 다음</w:t>
      </w:r>
      <w:r>
        <w:rPr>
          <w:rFonts w:hint="eastAsia"/>
        </w:rPr>
        <w:t>에 이어질 장면</w:t>
      </w:r>
      <w:r w:rsidR="00E832A2">
        <w:rPr>
          <w:rFonts w:hint="eastAsia"/>
        </w:rPr>
        <w:t>들</w:t>
      </w:r>
      <w:r w:rsidR="006A5A19" w:rsidRPr="006A5A19">
        <w:t>을 가리키고 있어야 한다. 그리고 그 중 어디로 가야 하는지 맥락에게 알려주는 결정 과정도 담고</w:t>
      </w:r>
      <w:r w:rsidR="00000AF7">
        <w:rPr>
          <w:rFonts w:hint="eastAsia"/>
        </w:rPr>
        <w:t xml:space="preserve"> </w:t>
      </w:r>
      <w:r w:rsidR="006A5A19" w:rsidRPr="006A5A19">
        <w:t xml:space="preserve">있으면 유기적인 스토리를 구현할 수 </w:t>
      </w:r>
      <w:r w:rsidR="00000AF7">
        <w:rPr>
          <w:rFonts w:hint="eastAsia"/>
        </w:rPr>
        <w:t>있을 것이다.</w:t>
      </w:r>
      <w:r w:rsidR="006A5A19">
        <w:t xml:space="preserve"> </w:t>
      </w:r>
      <w:r w:rsidR="006A5A19">
        <w:rPr>
          <w:rFonts w:hint="eastAsia"/>
        </w:rPr>
        <w:t>예를</w:t>
      </w:r>
      <w:r w:rsidR="006A5A19">
        <w:t xml:space="preserve"> 들어, 시나리오 A에서 B</w:t>
      </w:r>
      <w:r w:rsidR="00B91A90">
        <w:rPr>
          <w:rFonts w:hint="eastAsia"/>
        </w:rPr>
        <w:t xml:space="preserve">가 아닌 </w:t>
      </w:r>
      <w:r w:rsidR="00B91A90">
        <w:t>C</w:t>
      </w:r>
      <w:r w:rsidR="006A5A19">
        <w:t>로 넘어가기 위해 지금까지 사용자가 액션 1,3,4를 행해야 했다면 단순</w:t>
      </w:r>
      <w:r w:rsidR="00B91A90">
        <w:rPr>
          <w:rFonts w:hint="eastAsia"/>
        </w:rPr>
        <w:t>한</w:t>
      </w:r>
      <w:r w:rsidR="006A5A19">
        <w:t xml:space="preserve"> 조건검사로 구현 가능하다.</w:t>
      </w:r>
      <w:r w:rsidR="00B91A90">
        <w:rPr>
          <w:rFonts w:hint="eastAsia"/>
        </w:rPr>
        <w:t xml:space="preserve"> </w:t>
      </w:r>
      <w:r w:rsidR="006A5A19">
        <w:rPr>
          <w:rFonts w:hint="eastAsia"/>
        </w:rPr>
        <w:t>하지만</w:t>
      </w:r>
      <w:r w:rsidR="006A5A19">
        <w:t xml:space="preserve"> 만약 각 액션별로 중요도를 부여하고 싶다면? 1,3번을 안 했</w:t>
      </w:r>
      <w:r w:rsidR="00462705">
        <w:rPr>
          <w:rFonts w:hint="eastAsia"/>
        </w:rPr>
        <w:t>지만</w:t>
      </w:r>
      <w:r w:rsidR="006A5A19">
        <w:t xml:space="preserve"> 4번을 했</w:t>
      </w:r>
      <w:r w:rsidR="00462705">
        <w:rPr>
          <w:rFonts w:hint="eastAsia"/>
        </w:rPr>
        <w:t xml:space="preserve">거나 </w:t>
      </w:r>
      <w:r w:rsidR="00462705">
        <w:t>4</w:t>
      </w:r>
      <w:r w:rsidR="00462705">
        <w:rPr>
          <w:rFonts w:hint="eastAsia"/>
        </w:rPr>
        <w:t>번을</w:t>
      </w:r>
      <w:r w:rsidR="00462705">
        <w:t xml:space="preserve"> </w:t>
      </w:r>
      <w:r w:rsidR="00462705">
        <w:rPr>
          <w:rFonts w:hint="eastAsia"/>
        </w:rPr>
        <w:t xml:space="preserve">안 했지만 </w:t>
      </w:r>
      <w:r w:rsidR="00462705">
        <w:t>1,3</w:t>
      </w:r>
      <w:r w:rsidR="00462705">
        <w:rPr>
          <w:rFonts w:hint="eastAsia"/>
        </w:rPr>
        <w:t>번을 했으면</w:t>
      </w:r>
      <w:r w:rsidR="006A5A19">
        <w:t xml:space="preserve"> </w:t>
      </w:r>
      <w:r w:rsidR="00462705">
        <w:rPr>
          <w:rFonts w:hint="eastAsia"/>
        </w:rPr>
        <w:t>진행되</w:t>
      </w:r>
      <w:r w:rsidR="006A5A19">
        <w:t xml:space="preserve">게 하고싶다면? </w:t>
      </w:r>
      <w:r w:rsidR="006A5A19" w:rsidRPr="006A5A19">
        <w:rPr>
          <w:rFonts w:hint="eastAsia"/>
        </w:rPr>
        <w:t>이런</w:t>
      </w:r>
      <w:r w:rsidR="006A5A19" w:rsidRPr="006A5A19">
        <w:t xml:space="preserve"> 경우엔 불린(AND, OR, NOT) 형식의 조건 검사보다는 </w:t>
      </w:r>
      <w:proofErr w:type="spellStart"/>
      <w:r w:rsidR="006A5A19" w:rsidRPr="006A5A19">
        <w:t>퍼셉트론</w:t>
      </w:r>
      <w:proofErr w:type="spellEnd"/>
      <w:r w:rsidR="009E57F5">
        <w:rPr>
          <w:rFonts w:hint="eastAsia"/>
        </w:rPr>
        <w:t>(</w:t>
      </w:r>
      <w:r w:rsidR="009E57F5">
        <w:t>Perceptron)</w:t>
      </w:r>
      <w:r w:rsidR="006A5A19" w:rsidRPr="006A5A19">
        <w:t xml:space="preserve"> 형태로 검사를 구현하는</w:t>
      </w:r>
      <w:r w:rsidR="00BF13F0">
        <w:rPr>
          <w:rFonts w:hint="eastAsia"/>
        </w:rPr>
        <w:t xml:space="preserve"> 것이</w:t>
      </w:r>
      <w:r w:rsidR="006A5A19" w:rsidRPr="006A5A19">
        <w:t xml:space="preserve"> 더 좋을 수 있다.</w:t>
      </w:r>
      <w:r w:rsidR="006A5A19">
        <w:t xml:space="preserve"> </w:t>
      </w:r>
      <w:r w:rsidR="00397FF4">
        <w:t>1,3</w:t>
      </w:r>
      <w:r w:rsidR="00397FF4">
        <w:rPr>
          <w:rFonts w:hint="eastAsia"/>
        </w:rPr>
        <w:t xml:space="preserve">번의 가중치를 </w:t>
      </w:r>
      <w:r w:rsidR="00397FF4">
        <w:t>0.3</w:t>
      </w:r>
      <w:r w:rsidR="00397FF4">
        <w:rPr>
          <w:rFonts w:hint="eastAsia"/>
        </w:rPr>
        <w:t xml:space="preserve">으로 두고 </w:t>
      </w:r>
      <w:r w:rsidR="00397FF4">
        <w:t>4</w:t>
      </w:r>
      <w:r w:rsidR="00397FF4">
        <w:rPr>
          <w:rFonts w:hint="eastAsia"/>
        </w:rPr>
        <w:t xml:space="preserve">번의 가중치를 </w:t>
      </w:r>
      <w:r w:rsidR="00397FF4">
        <w:t>0.6</w:t>
      </w:r>
      <w:r w:rsidR="00397FF4">
        <w:rPr>
          <w:rFonts w:hint="eastAsia"/>
        </w:rPr>
        <w:t xml:space="preserve">으로 두면 위에서 말한 조건을 </w:t>
      </w:r>
      <w:proofErr w:type="spellStart"/>
      <w:r w:rsidR="00397FF4">
        <w:rPr>
          <w:rFonts w:hint="eastAsia"/>
        </w:rPr>
        <w:t>퍼셉트론</w:t>
      </w:r>
      <w:proofErr w:type="spellEnd"/>
      <w:r w:rsidR="00397FF4">
        <w:rPr>
          <w:rFonts w:hint="eastAsia"/>
        </w:rPr>
        <w:t xml:space="preserve"> 연산으로 쉽게 구현할 수 있다.</w:t>
      </w:r>
      <w:r w:rsidR="00397FF4">
        <w:t xml:space="preserve"> </w:t>
      </w:r>
      <w:r w:rsidR="00937F10">
        <w:rPr>
          <w:rFonts w:hint="eastAsia"/>
        </w:rPr>
        <w:t>이를 통해</w:t>
      </w:r>
      <w:r w:rsidR="006A5A19" w:rsidRPr="006A5A19">
        <w:t xml:space="preserve"> 오픈월드처럼 단방향 스토리 진행이 아닌 것도 구현할 수 있을</w:t>
      </w:r>
      <w:r w:rsidR="009E57F5">
        <w:rPr>
          <w:rFonts w:hint="eastAsia"/>
        </w:rPr>
        <w:t xml:space="preserve"> 것이</w:t>
      </w:r>
      <w:r w:rsidR="006A5A19" w:rsidRPr="006A5A19">
        <w:t>다.</w:t>
      </w:r>
    </w:p>
    <w:p w14:paraId="00E75EC1" w14:textId="77777777" w:rsidR="00B870AD" w:rsidRDefault="00623196" w:rsidP="008C44FF">
      <w:pPr>
        <w:ind w:firstLineChars="100" w:firstLine="174"/>
      </w:pPr>
      <w:r>
        <w:rPr>
          <w:rFonts w:hint="eastAsia"/>
        </w:rPr>
        <w:t xml:space="preserve">선행 연구 조사의 일환으로 </w:t>
      </w:r>
      <w:proofErr w:type="spellStart"/>
      <w:r w:rsidR="006A5A19" w:rsidRPr="006A5A19">
        <w:rPr>
          <w:rFonts w:hint="eastAsia"/>
        </w:rPr>
        <w:t>비주얼노벨</w:t>
      </w:r>
      <w:proofErr w:type="spellEnd"/>
      <w:r w:rsidR="006A5A19" w:rsidRPr="006A5A19">
        <w:t xml:space="preserve"> 개발엔진인 </w:t>
      </w:r>
      <w:proofErr w:type="spellStart"/>
      <w:proofErr w:type="gramStart"/>
      <w:r w:rsidR="006A5A19" w:rsidRPr="006A5A19">
        <w:t>RenPy</w:t>
      </w:r>
      <w:proofErr w:type="spellEnd"/>
      <w:r w:rsidR="006A5A19" w:rsidRPr="006A5A19">
        <w:t xml:space="preserve"> </w:t>
      </w:r>
      <w:proofErr w:type="spellStart"/>
      <w:r w:rsidR="006A5A19" w:rsidRPr="006A5A19">
        <w:t>를</w:t>
      </w:r>
      <w:proofErr w:type="spellEnd"/>
      <w:proofErr w:type="gramEnd"/>
      <w:r w:rsidR="006A5A19" w:rsidRPr="006A5A19">
        <w:t xml:space="preserve"> </w:t>
      </w:r>
      <w:r>
        <w:rPr>
          <w:rFonts w:hint="eastAsia"/>
        </w:rPr>
        <w:t>살펴보았</w:t>
      </w:r>
      <w:r w:rsidR="006A5A19" w:rsidRPr="006A5A19">
        <w:t>는데</w:t>
      </w:r>
      <w:r>
        <w:rPr>
          <w:rFonts w:hint="eastAsia"/>
        </w:rPr>
        <w:t>,</w:t>
      </w:r>
      <w:r w:rsidR="006A5A19" w:rsidRPr="006A5A19">
        <w:t xml:space="preserve"> 시나리오나 선택지, 행동이 서브루틴, </w:t>
      </w:r>
      <w:proofErr w:type="spellStart"/>
      <w:r w:rsidR="006A5A19" w:rsidRPr="006A5A19">
        <w:t>조건문</w:t>
      </w:r>
      <w:proofErr w:type="spellEnd"/>
      <w:r w:rsidR="006A5A19" w:rsidRPr="006A5A19">
        <w:t xml:space="preserve"> 같이 프로그래머 친화적으로 서술되도록 되어있어서 </w:t>
      </w:r>
      <w:r>
        <w:rPr>
          <w:rFonts w:hint="eastAsia"/>
        </w:rPr>
        <w:t>컨텐츠 제작자와 프로그래머 간의 역할 분리가 힘들 것으로 예상되었다</w:t>
      </w:r>
      <w:r w:rsidR="006A5A19" w:rsidRPr="006A5A19">
        <w:t>.</w:t>
      </w:r>
      <w:r>
        <w:t xml:space="preserve"> </w:t>
      </w:r>
      <w:r>
        <w:rPr>
          <w:rFonts w:hint="eastAsia"/>
        </w:rPr>
        <w:t xml:space="preserve">이에 본 프로토콜은 </w:t>
      </w:r>
      <w:r w:rsidR="009F1AAC">
        <w:t>XML</w:t>
      </w:r>
      <w:r w:rsidR="009F1AAC">
        <w:rPr>
          <w:rFonts w:hint="eastAsia"/>
        </w:rPr>
        <w:t xml:space="preserve">과 </w:t>
      </w:r>
      <w:proofErr w:type="spellStart"/>
      <w:r w:rsidR="009F1AAC">
        <w:rPr>
          <w:rFonts w:hint="eastAsia"/>
        </w:rPr>
        <w:t>퍼셉트론</w:t>
      </w:r>
      <w:proofErr w:type="spellEnd"/>
      <w:r w:rsidR="009F1AAC">
        <w:rPr>
          <w:rFonts w:hint="eastAsia"/>
        </w:rPr>
        <w:t xml:space="preserve"> 기반 조건연산에 기반을 두어 최대한 전문적인 지식이 없어도 시나리오를 구성할 수 있는 것을 목표로 하였다.</w:t>
      </w:r>
    </w:p>
    <w:p w14:paraId="472AB388" w14:textId="77777777" w:rsidR="00B870AD" w:rsidRDefault="00B870AD" w:rsidP="00B870AD">
      <w:r>
        <w:br w:type="page"/>
      </w:r>
    </w:p>
    <w:p w14:paraId="4C3642B2" w14:textId="77777777" w:rsidR="008C44FF" w:rsidRDefault="00874F08" w:rsidP="00874F08">
      <w:pPr>
        <w:pStyle w:val="1"/>
        <w:numPr>
          <w:ilvl w:val="0"/>
          <w:numId w:val="2"/>
        </w:numPr>
      </w:pPr>
      <w:bookmarkStart w:id="6" w:name="_Toc38957399"/>
      <w:r>
        <w:rPr>
          <w:rFonts w:hint="eastAsia"/>
        </w:rPr>
        <w:lastRenderedPageBreak/>
        <w:t>객체 설명</w:t>
      </w:r>
      <w:bookmarkEnd w:id="6"/>
    </w:p>
    <w:p w14:paraId="58A9873F" w14:textId="77777777" w:rsidR="00874F08" w:rsidRDefault="00874F08" w:rsidP="00874F08">
      <w:r>
        <w:rPr>
          <w:rFonts w:hint="eastAsia"/>
        </w:rPr>
        <w:t xml:space="preserve"> 본 프로토콜을 구성하는 객체들에 관해 설명한다.</w:t>
      </w:r>
    </w:p>
    <w:p w14:paraId="7AB65AE4" w14:textId="77777777" w:rsidR="001D1BBC" w:rsidRDefault="00A77835" w:rsidP="00A77835">
      <w:pPr>
        <w:pStyle w:val="2"/>
        <w:numPr>
          <w:ilvl w:val="1"/>
          <w:numId w:val="2"/>
        </w:numPr>
      </w:pPr>
      <w:bookmarkStart w:id="7" w:name="_Toc38957400"/>
      <w:r>
        <w:rPr>
          <w:rFonts w:hint="eastAsia"/>
        </w:rPr>
        <w:t xml:space="preserve">배역 </w:t>
      </w:r>
      <w:r>
        <w:t>(Role)</w:t>
      </w:r>
      <w:bookmarkEnd w:id="7"/>
    </w:p>
    <w:p w14:paraId="40C9E952" w14:textId="77777777" w:rsidR="001D1BBC" w:rsidRDefault="00A77835" w:rsidP="0099107A">
      <w:pPr>
        <w:ind w:firstLineChars="100" w:firstLine="174"/>
      </w:pPr>
      <w:r>
        <w:rPr>
          <w:rFonts w:hint="eastAsia"/>
        </w:rPr>
        <w:t>배역 객체는 시나리오에 출연하는 등장인물들을 표현한다.</w:t>
      </w:r>
      <w:r>
        <w:t xml:space="preserve"> </w:t>
      </w:r>
      <w:r w:rsidR="00BE005A">
        <w:rPr>
          <w:rFonts w:hint="eastAsia"/>
        </w:rPr>
        <w:t>이 때 배역의 위치(</w:t>
      </w:r>
      <w:r w:rsidR="00BE005A">
        <w:t>Position)</w:t>
      </w:r>
      <w:r w:rsidR="00BE005A">
        <w:rPr>
          <w:rFonts w:hint="eastAsia"/>
        </w:rPr>
        <w:t>을 정하는 것으로 주인공,</w:t>
      </w:r>
      <w:r w:rsidR="00BE005A">
        <w:t xml:space="preserve"> </w:t>
      </w:r>
      <w:r w:rsidR="00BE005A">
        <w:rPr>
          <w:rFonts w:hint="eastAsia"/>
        </w:rPr>
        <w:t xml:space="preserve">조연, </w:t>
      </w:r>
      <w:proofErr w:type="spellStart"/>
      <w:r w:rsidR="00BE005A">
        <w:rPr>
          <w:rFonts w:hint="eastAsia"/>
        </w:rPr>
        <w:t>나레이터</w:t>
      </w:r>
      <w:proofErr w:type="spellEnd"/>
      <w:r w:rsidR="00BE005A">
        <w:rPr>
          <w:rFonts w:hint="eastAsia"/>
        </w:rPr>
        <w:t xml:space="preserve"> 등을 구분할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86"/>
        <w:gridCol w:w="1846"/>
        <w:gridCol w:w="940"/>
        <w:gridCol w:w="4744"/>
      </w:tblGrid>
      <w:tr w:rsidR="00496C5A" w14:paraId="64664305" w14:textId="77777777" w:rsidTr="00496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D08B872" w14:textId="77777777" w:rsidR="00496C5A" w:rsidRDefault="00496C5A" w:rsidP="00F755FA">
            <w:r>
              <w:rPr>
                <w:rFonts w:hint="eastAsia"/>
              </w:rPr>
              <w:t>속성 이름</w:t>
            </w:r>
          </w:p>
        </w:tc>
        <w:tc>
          <w:tcPr>
            <w:tcW w:w="1157" w:type="dxa"/>
          </w:tcPr>
          <w:p w14:paraId="7298B617" w14:textId="77777777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30" w:type="dxa"/>
          </w:tcPr>
          <w:p w14:paraId="4B76550B" w14:textId="1B507CA3" w:rsidR="00496C5A" w:rsidRDefault="00496C5A" w:rsidP="00496C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678E97E6" w14:textId="7C726414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496C5A" w14:paraId="3C794198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4226094F" w14:textId="77777777" w:rsidR="00496C5A" w:rsidRDefault="00496C5A" w:rsidP="00F755FA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57" w:type="dxa"/>
          </w:tcPr>
          <w:p w14:paraId="483FE428" w14:textId="18308BFA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del w:id="8" w:author="TAE-IN KIM" w:date="2020-05-03T19:17:00Z">
              <w:r w:rsidDel="00BA7D48">
                <w:rPr>
                  <w:rFonts w:hint="eastAsia"/>
                </w:rPr>
                <w:delText>tring</w:delText>
              </w:r>
            </w:del>
            <w:ins w:id="9" w:author="TAE-IN KIM" w:date="2020-05-03T19:17:00Z">
              <w:r w:rsidR="00BA7D48">
                <w:rPr>
                  <w:rFonts w:hint="eastAsia"/>
                </w:rPr>
                <w:t>e</w:t>
              </w:r>
              <w:r w:rsidR="00BA7D48">
                <w:t>rialNumber</w:t>
              </w:r>
            </w:ins>
            <w:proofErr w:type="spellEnd"/>
          </w:p>
        </w:tc>
        <w:tc>
          <w:tcPr>
            <w:tcW w:w="1030" w:type="dxa"/>
          </w:tcPr>
          <w:p w14:paraId="1BAA5DCD" w14:textId="79CA2CD6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6209ECF" w14:textId="7D90BFCE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일련번호</w:t>
            </w:r>
          </w:p>
        </w:tc>
      </w:tr>
      <w:tr w:rsidR="00496C5A" w14:paraId="2F75FEE4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2D62842" w14:textId="77777777" w:rsidR="00496C5A" w:rsidRDefault="00496C5A" w:rsidP="00F755FA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57" w:type="dxa"/>
          </w:tcPr>
          <w:p w14:paraId="3CD31CC1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DB5666A" w14:textId="52860376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0A02FB79" w14:textId="71DD313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이름</w:t>
            </w:r>
          </w:p>
        </w:tc>
      </w:tr>
      <w:tr w:rsidR="00496C5A" w14:paraId="1E585504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5CC03191" w14:textId="77777777" w:rsidR="00496C5A" w:rsidRDefault="00496C5A" w:rsidP="00F755FA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1157" w:type="dxa"/>
          </w:tcPr>
          <w:p w14:paraId="543A5F1E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num</w:t>
            </w:r>
            <w:proofErr w:type="spellEnd"/>
            <w:r>
              <w:t xml:space="preserve"> Position</w:t>
            </w:r>
          </w:p>
        </w:tc>
        <w:tc>
          <w:tcPr>
            <w:tcW w:w="1030" w:type="dxa"/>
          </w:tcPr>
          <w:p w14:paraId="443E7235" w14:textId="7A3FB0F0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E5FDAC3" w14:textId="4326D822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위치(주연-</w:t>
            </w:r>
            <w:r>
              <w:t xml:space="preserve">Leader, </w:t>
            </w:r>
            <w:r>
              <w:rPr>
                <w:rFonts w:hint="eastAsia"/>
              </w:rPr>
              <w:t>조연-</w:t>
            </w:r>
            <w:r>
              <w:t xml:space="preserve">Supporter, </w:t>
            </w:r>
            <w:r>
              <w:rPr>
                <w:rFonts w:hint="eastAsia"/>
              </w:rPr>
              <w:t>단역-</w:t>
            </w:r>
            <w:r>
              <w:t xml:space="preserve">Extra, </w:t>
            </w:r>
            <w:proofErr w:type="spellStart"/>
            <w:r>
              <w:rPr>
                <w:rFonts w:hint="eastAsia"/>
              </w:rPr>
              <w:t>나레이터</w:t>
            </w:r>
            <w:proofErr w:type="spellEnd"/>
            <w:r>
              <w:rPr>
                <w:rFonts w:hint="eastAsia"/>
              </w:rPr>
              <w:t>-</w:t>
            </w:r>
            <w:r>
              <w:t>Narrator)</w:t>
            </w:r>
          </w:p>
        </w:tc>
      </w:tr>
      <w:tr w:rsidR="00496C5A" w14:paraId="4BBDC931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3DC23CB1" w14:textId="77777777" w:rsidR="00496C5A" w:rsidRDefault="00496C5A" w:rsidP="00F755FA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57" w:type="dxa"/>
          </w:tcPr>
          <w:p w14:paraId="5F9F1BA7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6395CA6" w14:textId="7873D6AD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5F4CF33" w14:textId="2AB03DA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배역에 대한 설명</w:t>
            </w:r>
          </w:p>
        </w:tc>
      </w:tr>
    </w:tbl>
    <w:p w14:paraId="4ADC4BC5" w14:textId="4FF3B338" w:rsidR="00425105" w:rsidRDefault="00425105" w:rsidP="00425105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</w:instrText>
      </w:r>
      <w:r w:rsidR="00B72A75">
        <w:instrText>표</w:instrText>
      </w:r>
      <w:r w:rsidR="00B72A75">
        <w:instrText xml:space="preserve"> \* ARABIC </w:instrText>
      </w:r>
      <w:r w:rsidR="00B72A75">
        <w:fldChar w:fldCharType="separate"/>
      </w:r>
      <w:r w:rsidR="00EB520F">
        <w:rPr>
          <w:noProof/>
        </w:rPr>
        <w:t>1</w:t>
      </w:r>
      <w:r w:rsidR="00B72A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R</w:t>
      </w:r>
      <w:r>
        <w:t xml:space="preserve">ole </w:t>
      </w:r>
      <w:r>
        <w:rPr>
          <w:rFonts w:hint="eastAsia"/>
        </w:rPr>
        <w:t>클래스 명세</w:t>
      </w:r>
    </w:p>
    <w:p w14:paraId="00539EC9" w14:textId="77777777" w:rsidR="00874F08" w:rsidRDefault="00874F08" w:rsidP="00874F08">
      <w:pPr>
        <w:pStyle w:val="2"/>
        <w:numPr>
          <w:ilvl w:val="1"/>
          <w:numId w:val="2"/>
        </w:numPr>
      </w:pPr>
      <w:bookmarkStart w:id="10" w:name="_Toc38957401"/>
      <w:r>
        <w:rPr>
          <w:rFonts w:hint="eastAsia"/>
        </w:rPr>
        <w:t xml:space="preserve">행동 </w:t>
      </w:r>
      <w:r>
        <w:t>(</w:t>
      </w:r>
      <w:r>
        <w:rPr>
          <w:rFonts w:hint="eastAsia"/>
        </w:rPr>
        <w:t>A</w:t>
      </w:r>
      <w:r>
        <w:t>ction)</w:t>
      </w:r>
      <w:bookmarkEnd w:id="10"/>
    </w:p>
    <w:p w14:paraId="22FF2CCF" w14:textId="5EE6AC80" w:rsidR="00874F08" w:rsidRDefault="00B516E4" w:rsidP="0099107A">
      <w:pPr>
        <w:ind w:firstLineChars="100" w:firstLine="174"/>
      </w:pPr>
      <w:r>
        <w:rPr>
          <w:rFonts w:hint="eastAsia"/>
        </w:rPr>
        <w:t>행동 객체는</w:t>
      </w:r>
      <w:r w:rsidR="002D758A">
        <w:t xml:space="preserve"> </w:t>
      </w:r>
      <w:r w:rsidR="002D758A">
        <w:rPr>
          <w:rFonts w:hint="eastAsia"/>
        </w:rPr>
        <w:t>고유한</w:t>
      </w:r>
      <w:r>
        <w:rPr>
          <w:rFonts w:hint="eastAsia"/>
        </w:rPr>
        <w:t xml:space="preserve"> 행동을 표현해야 한다.</w:t>
      </w:r>
      <w:r>
        <w:t xml:space="preserve"> </w:t>
      </w:r>
      <w:r w:rsidR="002D758A">
        <w:rPr>
          <w:rFonts w:hint="eastAsia"/>
        </w:rPr>
        <w:t xml:space="preserve">이를 위해 </w:t>
      </w:r>
      <w:r w:rsidR="009116B3">
        <w:rPr>
          <w:rFonts w:hint="eastAsia"/>
        </w:rPr>
        <w:t>행동 일련번호와 행동 설명</w:t>
      </w:r>
      <w:r w:rsidR="005B3310">
        <w:rPr>
          <w:rFonts w:hint="eastAsia"/>
        </w:rPr>
        <w:t>,</w:t>
      </w:r>
      <w:r w:rsidR="005B3310">
        <w:t xml:space="preserve"> </w:t>
      </w:r>
      <w:r w:rsidR="005B3310">
        <w:rPr>
          <w:rFonts w:hint="eastAsia"/>
        </w:rPr>
        <w:t>행동 주체와 같은</w:t>
      </w:r>
      <w:r w:rsidR="009116B3">
        <w:rPr>
          <w:rFonts w:hint="eastAsia"/>
        </w:rPr>
        <w:t xml:space="preserve"> 속성을 가져야 </w:t>
      </w:r>
      <w:r w:rsidR="008121A1">
        <w:rPr>
          <w:rFonts w:hint="eastAsia"/>
        </w:rPr>
        <w:t>하며,</w:t>
      </w:r>
      <w:r w:rsidR="008121A1">
        <w:t xml:space="preserve"> </w:t>
      </w:r>
      <w:r w:rsidR="008121A1">
        <w:rPr>
          <w:rFonts w:hint="eastAsia"/>
        </w:rPr>
        <w:t>해당 행동이 수행되었는지 여부도 기록할 수 있어야 한다</w:t>
      </w:r>
      <w:r w:rsidR="009116B3">
        <w:rPr>
          <w:rFonts w:hint="eastAsia"/>
        </w:rPr>
        <w:t>.</w:t>
      </w:r>
      <w:r w:rsidR="00512EEC">
        <w:t xml:space="preserve"> </w:t>
      </w:r>
      <w:r w:rsidR="00512EEC">
        <w:rPr>
          <w:rFonts w:hint="eastAsia"/>
        </w:rPr>
        <w:t xml:space="preserve">경우에 따라 행동에 따른 값이 </w:t>
      </w:r>
      <w:r w:rsidR="00512EEC">
        <w:t>Value</w:t>
      </w:r>
      <w:r w:rsidR="00512EEC">
        <w:rPr>
          <w:rFonts w:hint="eastAsia"/>
        </w:rPr>
        <w:t>로 대표될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0"/>
        <w:gridCol w:w="1966"/>
        <w:gridCol w:w="920"/>
        <w:gridCol w:w="4640"/>
      </w:tblGrid>
      <w:tr w:rsidR="0060374F" w14:paraId="315DE82E" w14:textId="77777777" w:rsidTr="00603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266C5FC" w14:textId="77777777" w:rsidR="0060374F" w:rsidRDefault="0060374F" w:rsidP="00874F08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2BC63308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6DA0959E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4498B4D3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0374F" w14:paraId="6768CCF2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7AA10B44" w14:textId="77777777" w:rsidR="0060374F" w:rsidRDefault="0060374F" w:rsidP="00874F08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75" w:type="dxa"/>
          </w:tcPr>
          <w:p w14:paraId="0F3A38C0" w14:textId="4FB1246A" w:rsidR="0060374F" w:rsidRDefault="00BA7D48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ins w:id="11" w:author="TAE-IN KIM" w:date="2020-05-03T19:17:00Z">
              <w:r>
                <w:rPr>
                  <w:rFonts w:hint="eastAsia"/>
                </w:rPr>
                <w:t>Se</w:t>
              </w:r>
              <w:r>
                <w:t>rialNumber</w:t>
              </w:r>
            </w:ins>
            <w:proofErr w:type="spellEnd"/>
            <w:del w:id="12" w:author="TAE-IN KIM" w:date="2020-05-03T19:17:00Z">
              <w:r w:rsidR="0060374F" w:rsidDel="00BA7D48">
                <w:rPr>
                  <w:rFonts w:hint="eastAsia"/>
                </w:rPr>
                <w:delText>S</w:delText>
              </w:r>
              <w:r w:rsidR="0060374F" w:rsidDel="00BA7D48">
                <w:delText>tring</w:delText>
              </w:r>
            </w:del>
          </w:p>
        </w:tc>
        <w:tc>
          <w:tcPr>
            <w:tcW w:w="1008" w:type="dxa"/>
          </w:tcPr>
          <w:p w14:paraId="479FD9C4" w14:textId="77777777" w:rsidR="0060374F" w:rsidRDefault="0060374F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A7220FF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0374F" w14:paraId="5F983E6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A8B58D9" w14:textId="77777777" w:rsidR="0060374F" w:rsidRDefault="0060374F" w:rsidP="00874F08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0EDC5D1E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36ED0B09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ECD2885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행동에 대한 설명</w:t>
            </w:r>
          </w:p>
        </w:tc>
      </w:tr>
      <w:tr w:rsidR="0024758E" w14:paraId="258D48C4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D15EA75" w14:textId="23AC4383" w:rsidR="0024758E" w:rsidRDefault="0007230E" w:rsidP="00874F08">
            <w:r>
              <w:t>Value</w:t>
            </w:r>
          </w:p>
        </w:tc>
        <w:tc>
          <w:tcPr>
            <w:tcW w:w="1175" w:type="dxa"/>
          </w:tcPr>
          <w:p w14:paraId="0CD0555C" w14:textId="04334C5F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2F676F82" w14:textId="279BA475" w:rsidR="0024758E" w:rsidRDefault="00141505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2E2D93D6" w14:textId="35EAD28E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행동의 내용</w:t>
            </w:r>
          </w:p>
        </w:tc>
      </w:tr>
      <w:tr w:rsidR="0060374F" w14:paraId="54BF993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6E9E9EDA" w14:textId="77777777" w:rsidR="0060374F" w:rsidRDefault="0060374F" w:rsidP="00874F08">
            <w:proofErr w:type="spellStart"/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N</w:t>
            </w:r>
            <w:r>
              <w:t>ame</w:t>
            </w:r>
            <w:proofErr w:type="spellEnd"/>
          </w:p>
        </w:tc>
        <w:tc>
          <w:tcPr>
            <w:tcW w:w="1175" w:type="dxa"/>
          </w:tcPr>
          <w:p w14:paraId="5640FC31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8" w:type="dxa"/>
          </w:tcPr>
          <w:p w14:paraId="1617CC54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A0674E7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 주체의 이름</w:t>
            </w:r>
          </w:p>
        </w:tc>
      </w:tr>
      <w:tr w:rsidR="0060374F" w14:paraId="0B68BCCA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5565778B" w14:textId="77777777" w:rsidR="0060374F" w:rsidRDefault="0060374F" w:rsidP="00874F08">
            <w:proofErr w:type="spellStart"/>
            <w:r>
              <w:rPr>
                <w:rFonts w:hint="eastAsia"/>
              </w:rPr>
              <w:t>I</w:t>
            </w:r>
            <w:r>
              <w:t>sPerformed</w:t>
            </w:r>
            <w:proofErr w:type="spellEnd"/>
          </w:p>
        </w:tc>
        <w:tc>
          <w:tcPr>
            <w:tcW w:w="1175" w:type="dxa"/>
          </w:tcPr>
          <w:p w14:paraId="30A801EA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8" w:type="dxa"/>
          </w:tcPr>
          <w:p w14:paraId="385E2F7F" w14:textId="77777777" w:rsidR="0060374F" w:rsidRDefault="0060374F" w:rsidP="006037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050EB8A" w14:textId="77777777" w:rsidR="0060374F" w:rsidRDefault="0060374F" w:rsidP="006402E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행동이 수행되었는지에 대한 여부</w:t>
            </w:r>
          </w:p>
        </w:tc>
      </w:tr>
    </w:tbl>
    <w:p w14:paraId="4C1F58F0" w14:textId="0BFA1407" w:rsidR="00AF60D8" w:rsidRDefault="006402EC" w:rsidP="006402EC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</w:instrText>
      </w:r>
      <w:r w:rsidR="00B72A75">
        <w:instrText>표</w:instrText>
      </w:r>
      <w:r w:rsidR="00B72A75">
        <w:instrText xml:space="preserve"> \* ARABIC </w:instrText>
      </w:r>
      <w:r w:rsidR="00B72A75">
        <w:fldChar w:fldCharType="separate"/>
      </w:r>
      <w:r w:rsidR="00EB520F">
        <w:rPr>
          <w:noProof/>
        </w:rPr>
        <w:t>2</w:t>
      </w:r>
      <w:r w:rsidR="00B72A75">
        <w:rPr>
          <w:noProof/>
        </w:rPr>
        <w:fldChar w:fldCharType="end"/>
      </w:r>
      <w:r>
        <w:t xml:space="preserve">. Action </w:t>
      </w:r>
      <w:r>
        <w:rPr>
          <w:rFonts w:hint="eastAsia"/>
        </w:rPr>
        <w:t>클래스 명세</w:t>
      </w:r>
    </w:p>
    <w:p w14:paraId="69A3DAEF" w14:textId="77777777" w:rsidR="00AF60D8" w:rsidRDefault="00AF60D8" w:rsidP="00AF60D8">
      <w:pPr>
        <w:rPr>
          <w:szCs w:val="20"/>
        </w:rPr>
      </w:pPr>
      <w:r>
        <w:br w:type="page"/>
      </w:r>
    </w:p>
    <w:p w14:paraId="4E12E44E" w14:textId="77777777" w:rsidR="000F4D94" w:rsidRDefault="000F4D94" w:rsidP="000F4D94">
      <w:pPr>
        <w:pStyle w:val="2"/>
        <w:numPr>
          <w:ilvl w:val="1"/>
          <w:numId w:val="2"/>
        </w:numPr>
      </w:pPr>
      <w:bookmarkStart w:id="13" w:name="_Toc38957402"/>
      <w:proofErr w:type="spellStart"/>
      <w:r>
        <w:rPr>
          <w:rFonts w:hint="eastAsia"/>
        </w:rPr>
        <w:lastRenderedPageBreak/>
        <w:t>퍼셉트론</w:t>
      </w:r>
      <w:proofErr w:type="spellEnd"/>
      <w:r>
        <w:rPr>
          <w:rFonts w:hint="eastAsia"/>
        </w:rPr>
        <w:t xml:space="preserve"> </w:t>
      </w:r>
      <w:r>
        <w:t>(Perceptron)</w:t>
      </w:r>
      <w:bookmarkEnd w:id="13"/>
    </w:p>
    <w:p w14:paraId="45CD6A3D" w14:textId="77777777" w:rsidR="000F4D94" w:rsidRPr="00546112" w:rsidRDefault="008C16D9" w:rsidP="000F4D94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조건을 나타낼 수 있는 객체이다.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46112">
        <w:rPr>
          <w:rFonts w:hint="eastAsia"/>
        </w:rPr>
        <w:t>은 조건으로 이용할 행동이나 캡션,</w:t>
      </w:r>
      <w:r w:rsidR="00546112">
        <w:t xml:space="preserve"> </w:t>
      </w:r>
      <w:r w:rsidR="00546112">
        <w:rPr>
          <w:rFonts w:hint="eastAsia"/>
        </w:rPr>
        <w:t>혹은 장면이며,</w:t>
      </w:r>
      <w:r w:rsidR="00546112">
        <w:t xml:space="preserve"> </w:t>
      </w:r>
      <w:r w:rsidR="00546112">
        <w:rPr>
          <w:rFonts w:hint="eastAsia"/>
        </w:rPr>
        <w:t xml:space="preserve">행동일 경우엔 </w:t>
      </w:r>
      <w:proofErr w:type="spellStart"/>
      <w:r w:rsidR="00546112">
        <w:t>IsPerformed</w:t>
      </w:r>
      <w:proofErr w:type="spellEnd"/>
      <w:r w:rsidR="00546112">
        <w:t xml:space="preserve">, </w:t>
      </w:r>
      <w:r w:rsidR="00546112">
        <w:rPr>
          <w:rFonts w:hint="eastAsia"/>
        </w:rPr>
        <w:t>캡션과 장면은 D</w:t>
      </w:r>
      <w:r w:rsidR="00546112">
        <w:t xml:space="preserve">isplayed </w:t>
      </w:r>
      <w:r w:rsidR="00546112">
        <w:rPr>
          <w:rFonts w:hint="eastAsia"/>
        </w:rPr>
        <w:t xml:space="preserve">여부에 따라 </w:t>
      </w:r>
      <w:r w:rsidR="00546112">
        <w:t>0</w:t>
      </w:r>
      <w:r w:rsidR="00520D0C">
        <w:t xml:space="preserve"> </w:t>
      </w:r>
      <w:r w:rsidR="00520D0C">
        <w:rPr>
          <w:rFonts w:hint="eastAsia"/>
        </w:rPr>
        <w:t>혹은</w:t>
      </w:r>
      <w:r w:rsidR="00546112">
        <w:rPr>
          <w:rFonts w:hint="eastAsia"/>
        </w:rPr>
        <w:t xml:space="preserve"> </w:t>
      </w:r>
      <w:r w:rsidR="00546112">
        <w:t>1</w:t>
      </w:r>
      <w:r w:rsidR="00546112">
        <w:rPr>
          <w:rFonts w:hint="eastAsia"/>
        </w:rPr>
        <w:t>이 된다.</w:t>
      </w:r>
      <w:r w:rsidR="00D27D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27DEE">
        <w:rPr>
          <w:rFonts w:hint="eastAsia"/>
        </w:rPr>
        <w:t xml:space="preserve">은 조건에 곱해질 가중치이며 </w:t>
      </w:r>
      <m:oMath>
        <m:r>
          <w:rPr>
            <w:rFonts w:ascii="Cambria Math" w:hAnsi="Cambria Math"/>
          </w:rPr>
          <m:t>b</m:t>
        </m:r>
      </m:oMath>
      <w:r w:rsidR="00D27DEE">
        <w:rPr>
          <w:rFonts w:hint="eastAsia"/>
        </w:rPr>
        <w:t>는 전역적으로 더해질 편향이다.</w:t>
      </w:r>
      <w:r w:rsidR="00D8694D">
        <w:t xml:space="preserve"> </w:t>
      </w:r>
      <w:r w:rsidR="00D8694D">
        <w:rPr>
          <w:rFonts w:hint="eastAsia"/>
        </w:rPr>
        <w:t>이러한 연산은 아래 그림과 수식으로 표현할 수 있다.</w:t>
      </w:r>
    </w:p>
    <w:p w14:paraId="74718132" w14:textId="77777777" w:rsidR="00D8694D" w:rsidRDefault="00C070C3" w:rsidP="00D8694D">
      <w:pPr>
        <w:keepNext/>
        <w:jc w:val="center"/>
      </w:pPr>
      <w:r>
        <w:rPr>
          <w:noProof/>
        </w:rPr>
        <w:drawing>
          <wp:inline distT="0" distB="0" distL="0" distR="0" wp14:anchorId="369056D2" wp14:editId="5A5F754D">
            <wp:extent cx="2369820" cy="1480566"/>
            <wp:effectExtent l="0" t="38100" r="0" b="24765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B52A2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  <w:sz w:val="22"/>
              <w:szCs w:val="28"/>
            </w:rPr>
            <m:t>y=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2"/>
              <w:szCs w:val="28"/>
            </w:rPr>
            <m:t>+b</m:t>
          </m:r>
        </m:oMath>
      </m:oMathPara>
    </w:p>
    <w:p w14:paraId="41764F9A" w14:textId="6D7655B9" w:rsidR="008C16D9" w:rsidRDefault="00D8694D" w:rsidP="00D8694D">
      <w:pPr>
        <w:pStyle w:val="aa"/>
      </w:pPr>
      <w:r>
        <w:t xml:space="preserve">그림 </w:t>
      </w:r>
      <w:r w:rsidR="00B72A75">
        <w:fldChar w:fldCharType="begin"/>
      </w:r>
      <w:r w:rsidR="00B72A75">
        <w:instrText xml:space="preserve"> SEQ </w:instrText>
      </w:r>
      <w:r w:rsidR="00B72A75">
        <w:instrText>그림</w:instrText>
      </w:r>
      <w:r w:rsidR="00B72A75">
        <w:instrText xml:space="preserve"> \* ARABIC </w:instrText>
      </w:r>
      <w:r w:rsidR="00B72A75">
        <w:fldChar w:fldCharType="separate"/>
      </w:r>
      <w:r w:rsidR="00EB520F">
        <w:rPr>
          <w:noProof/>
        </w:rPr>
        <w:t>1</w:t>
      </w:r>
      <w:r w:rsidR="00B72A75">
        <w:rPr>
          <w:noProof/>
        </w:rPr>
        <w:fldChar w:fldCharType="end"/>
      </w:r>
      <w:r>
        <w:t xml:space="preserve">.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구조</w:t>
      </w:r>
      <w:r w:rsidR="00B52A25">
        <w:rPr>
          <w:rFonts w:hint="eastAsia"/>
        </w:rPr>
        <w:t xml:space="preserve"> 및 수식</w:t>
      </w:r>
    </w:p>
    <w:tbl>
      <w:tblPr>
        <w:tblStyle w:val="5"/>
        <w:tblW w:w="0" w:type="auto"/>
        <w:tblLook w:val="04A0" w:firstRow="1" w:lastRow="0" w:firstColumn="1" w:lastColumn="0" w:noHBand="0" w:noVBand="1"/>
        <w:tblPrChange w:id="14" w:author="TAE-IN KIM" w:date="2020-05-03T19:18:00Z">
          <w:tblPr>
            <w:tblStyle w:val="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557"/>
        <w:gridCol w:w="1966"/>
        <w:gridCol w:w="1008"/>
        <w:gridCol w:w="4485"/>
        <w:tblGridChange w:id="15">
          <w:tblGrid>
            <w:gridCol w:w="1557"/>
            <w:gridCol w:w="1966"/>
            <w:gridCol w:w="863"/>
            <w:gridCol w:w="4630"/>
          </w:tblGrid>
        </w:tblGridChange>
      </w:tblGrid>
      <w:tr w:rsidR="00745C9A" w14:paraId="5E05ED1B" w14:textId="77777777" w:rsidTr="00BA7D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tcPrChange w:id="16" w:author="TAE-IN KIM" w:date="2020-05-03T19:18:00Z">
              <w:tcPr>
                <w:tcW w:w="1572" w:type="dxa"/>
              </w:tcPr>
            </w:tcPrChange>
          </w:tcPr>
          <w:p w14:paraId="72D8AB46" w14:textId="77777777" w:rsidR="00745C9A" w:rsidRDefault="00745C9A" w:rsidP="00661745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  <w:tcPrChange w:id="17" w:author="TAE-IN KIM" w:date="2020-05-03T19:18:00Z">
              <w:tcPr>
                <w:tcW w:w="1324" w:type="dxa"/>
              </w:tcPr>
            </w:tcPrChange>
          </w:tcPr>
          <w:p w14:paraId="7D2F7E95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  <w:tcPrChange w:id="18" w:author="TAE-IN KIM" w:date="2020-05-03T19:18:00Z">
              <w:tcPr>
                <w:tcW w:w="927" w:type="dxa"/>
              </w:tcPr>
            </w:tcPrChange>
          </w:tcPr>
          <w:p w14:paraId="22181889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  <w:tcPrChange w:id="19" w:author="TAE-IN KIM" w:date="2020-05-03T19:18:00Z">
              <w:tcPr>
                <w:tcW w:w="5193" w:type="dxa"/>
              </w:tcPr>
            </w:tcPrChange>
          </w:tcPr>
          <w:p w14:paraId="117203BC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45C9A" w14:paraId="4F29FB40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tcPrChange w:id="20" w:author="TAE-IN KIM" w:date="2020-05-03T19:18:00Z">
              <w:tcPr>
                <w:tcW w:w="1572" w:type="dxa"/>
              </w:tcPr>
            </w:tcPrChange>
          </w:tcPr>
          <w:p w14:paraId="24660C49" w14:textId="77777777" w:rsidR="00745C9A" w:rsidRDefault="00745C9A" w:rsidP="00661745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  <w:tcPrChange w:id="21" w:author="TAE-IN KIM" w:date="2020-05-03T19:18:00Z">
              <w:tcPr>
                <w:tcW w:w="1324" w:type="dxa"/>
              </w:tcPr>
            </w:tcPrChange>
          </w:tcPr>
          <w:p w14:paraId="79F22070" w14:textId="4F741F71" w:rsidR="00745C9A" w:rsidRDefault="00BA7D4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ins w:id="22" w:author="TAE-IN KIM" w:date="2020-05-03T19:18:00Z">
              <w:r>
                <w:rPr>
                  <w:rFonts w:hint="eastAsia"/>
                </w:rPr>
                <w:t>Se</w:t>
              </w:r>
              <w:r>
                <w:t>rialNumber</w:t>
              </w:r>
            </w:ins>
            <w:proofErr w:type="spellEnd"/>
            <w:del w:id="23" w:author="TAE-IN KIM" w:date="2020-05-03T19:18:00Z">
              <w:r w:rsidR="00745C9A" w:rsidDel="00BA7D48">
                <w:rPr>
                  <w:rFonts w:hint="eastAsia"/>
                </w:rPr>
                <w:delText>S</w:delText>
              </w:r>
              <w:r w:rsidR="00745C9A" w:rsidDel="00BA7D48">
                <w:delText>tring</w:delText>
              </w:r>
            </w:del>
          </w:p>
        </w:tc>
        <w:tc>
          <w:tcPr>
            <w:tcW w:w="1008" w:type="dxa"/>
            <w:tcPrChange w:id="24" w:author="TAE-IN KIM" w:date="2020-05-03T19:18:00Z">
              <w:tcPr>
                <w:tcW w:w="927" w:type="dxa"/>
              </w:tcPr>
            </w:tcPrChange>
          </w:tcPr>
          <w:p w14:paraId="58D3534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25" w:author="TAE-IN KIM" w:date="2020-05-03T19:18:00Z">
              <w:tcPr>
                <w:tcW w:w="5193" w:type="dxa"/>
              </w:tcPr>
            </w:tcPrChange>
          </w:tcPr>
          <w:p w14:paraId="3E2FE9D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퍼셉트론의</w:t>
            </w:r>
            <w:proofErr w:type="spellEnd"/>
            <w:r>
              <w:rPr>
                <w:rFonts w:hint="eastAsia"/>
              </w:rPr>
              <w:t xml:space="preserve"> 일련번호.</w:t>
            </w:r>
          </w:p>
        </w:tc>
      </w:tr>
      <w:tr w:rsidR="00745C9A" w14:paraId="60185A68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tcPrChange w:id="26" w:author="TAE-IN KIM" w:date="2020-05-03T19:18:00Z">
              <w:tcPr>
                <w:tcW w:w="1572" w:type="dxa"/>
              </w:tcPr>
            </w:tcPrChange>
          </w:tcPr>
          <w:p w14:paraId="1898978D" w14:textId="77777777" w:rsidR="00745C9A" w:rsidRDefault="00745C9A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  <w:tcPrChange w:id="27" w:author="TAE-IN KIM" w:date="2020-05-03T19:18:00Z">
              <w:tcPr>
                <w:tcW w:w="1324" w:type="dxa"/>
              </w:tcPr>
            </w:tcPrChange>
          </w:tcPr>
          <w:p w14:paraId="30FAB2C6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  <w:tcPrChange w:id="28" w:author="TAE-IN KIM" w:date="2020-05-03T19:18:00Z">
              <w:tcPr>
                <w:tcW w:w="927" w:type="dxa"/>
              </w:tcPr>
            </w:tcPrChange>
          </w:tcPr>
          <w:p w14:paraId="1CA91266" w14:textId="77777777" w:rsidR="00745C9A" w:rsidRDefault="00745C9A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29" w:author="TAE-IN KIM" w:date="2020-05-03T19:18:00Z">
              <w:tcPr>
                <w:tcW w:w="5193" w:type="dxa"/>
              </w:tcPr>
            </w:tcPrChange>
          </w:tcPr>
          <w:p w14:paraId="1D339CF0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퍼셉트론에</w:t>
            </w:r>
            <w:proofErr w:type="spellEnd"/>
            <w:r>
              <w:rPr>
                <w:rFonts w:hint="eastAsia"/>
              </w:rPr>
              <w:t xml:space="preserve"> 대한 설명</w:t>
            </w:r>
          </w:p>
        </w:tc>
      </w:tr>
      <w:tr w:rsidR="00745C9A" w14:paraId="690E19B5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tcPrChange w:id="30" w:author="TAE-IN KIM" w:date="2020-05-03T19:18:00Z">
              <w:tcPr>
                <w:tcW w:w="1572" w:type="dxa"/>
              </w:tcPr>
            </w:tcPrChange>
          </w:tcPr>
          <w:p w14:paraId="215142F7" w14:textId="77777777" w:rsidR="00745C9A" w:rsidRDefault="00745C9A" w:rsidP="00661745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>
              <w:t>Inputs</w:t>
            </w:r>
          </w:p>
        </w:tc>
        <w:tc>
          <w:tcPr>
            <w:tcW w:w="1966" w:type="dxa"/>
            <w:tcPrChange w:id="31" w:author="TAE-IN KIM" w:date="2020-05-03T19:18:00Z">
              <w:tcPr>
                <w:tcW w:w="1324" w:type="dxa"/>
              </w:tcPr>
            </w:tcPrChange>
          </w:tcPr>
          <w:p w14:paraId="4582C8E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1008" w:type="dxa"/>
            <w:tcPrChange w:id="32" w:author="TAE-IN KIM" w:date="2020-05-03T19:18:00Z">
              <w:tcPr>
                <w:tcW w:w="927" w:type="dxa"/>
              </w:tcPr>
            </w:tcPrChange>
          </w:tcPr>
          <w:p w14:paraId="4561670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33" w:author="TAE-IN KIM" w:date="2020-05-03T19:18:00Z">
              <w:tcPr>
                <w:tcW w:w="5193" w:type="dxa"/>
              </w:tcPr>
            </w:tcPrChange>
          </w:tcPr>
          <w:p w14:paraId="44BB85F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입력할 객체의 일련번호를 담은 리스트</w:t>
            </w:r>
          </w:p>
        </w:tc>
      </w:tr>
      <w:tr w:rsidR="00745C9A" w14:paraId="03DC76BF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tcPrChange w:id="34" w:author="TAE-IN KIM" w:date="2020-05-03T19:18:00Z">
              <w:tcPr>
                <w:tcW w:w="1572" w:type="dxa"/>
              </w:tcPr>
            </w:tcPrChange>
          </w:tcPr>
          <w:p w14:paraId="5CFD2692" w14:textId="77777777" w:rsidR="00745C9A" w:rsidRDefault="00745C9A" w:rsidP="00661745">
            <w:r>
              <w:t>Weights</w:t>
            </w:r>
          </w:p>
        </w:tc>
        <w:tc>
          <w:tcPr>
            <w:tcW w:w="1966" w:type="dxa"/>
            <w:tcPrChange w:id="35" w:author="TAE-IN KIM" w:date="2020-05-03T19:18:00Z">
              <w:tcPr>
                <w:tcW w:w="1324" w:type="dxa"/>
              </w:tcPr>
            </w:tcPrChange>
          </w:tcPr>
          <w:p w14:paraId="76BD8581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List&lt;Double&gt;</w:t>
            </w:r>
          </w:p>
        </w:tc>
        <w:tc>
          <w:tcPr>
            <w:tcW w:w="1008" w:type="dxa"/>
            <w:tcPrChange w:id="36" w:author="TAE-IN KIM" w:date="2020-05-03T19:18:00Z">
              <w:tcPr>
                <w:tcW w:w="927" w:type="dxa"/>
              </w:tcPr>
            </w:tcPrChange>
          </w:tcPr>
          <w:p w14:paraId="5FB7973A" w14:textId="77777777" w:rsidR="00745C9A" w:rsidRDefault="00745C9A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37" w:author="TAE-IN KIM" w:date="2020-05-03T19:18:00Z">
              <w:tcPr>
                <w:tcW w:w="5193" w:type="dxa"/>
              </w:tcPr>
            </w:tcPrChange>
          </w:tcPr>
          <w:p w14:paraId="21318588" w14:textId="77777777" w:rsidR="00745C9A" w:rsidRDefault="00745C9A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가중치를 담은 리스트</w:t>
            </w:r>
          </w:p>
        </w:tc>
      </w:tr>
      <w:tr w:rsidR="00745C9A" w14:paraId="0EB7ED0E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tcPrChange w:id="38" w:author="TAE-IN KIM" w:date="2020-05-03T19:18:00Z">
              <w:tcPr>
                <w:tcW w:w="1572" w:type="dxa"/>
              </w:tcPr>
            </w:tcPrChange>
          </w:tcPr>
          <w:p w14:paraId="3BC423AD" w14:textId="77777777" w:rsidR="00745C9A" w:rsidRDefault="005535D1" w:rsidP="00661745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ias</w:t>
            </w:r>
          </w:p>
        </w:tc>
        <w:tc>
          <w:tcPr>
            <w:tcW w:w="1966" w:type="dxa"/>
            <w:tcPrChange w:id="39" w:author="TAE-IN KIM" w:date="2020-05-03T19:18:00Z">
              <w:tcPr>
                <w:tcW w:w="1324" w:type="dxa"/>
              </w:tcPr>
            </w:tcPrChange>
          </w:tcPr>
          <w:p w14:paraId="6E9976B7" w14:textId="77777777" w:rsidR="00745C9A" w:rsidRDefault="005535D1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1008" w:type="dxa"/>
            <w:tcPrChange w:id="40" w:author="TAE-IN KIM" w:date="2020-05-03T19:18:00Z">
              <w:tcPr>
                <w:tcW w:w="927" w:type="dxa"/>
              </w:tcPr>
            </w:tcPrChange>
          </w:tcPr>
          <w:p w14:paraId="106C46A4" w14:textId="77777777" w:rsidR="00745C9A" w:rsidRDefault="00745C9A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41" w:author="TAE-IN KIM" w:date="2020-05-03T19:18:00Z">
              <w:tcPr>
                <w:tcW w:w="5193" w:type="dxa"/>
              </w:tcPr>
            </w:tcPrChange>
          </w:tcPr>
          <w:p w14:paraId="24DEB44E" w14:textId="77777777" w:rsidR="00745C9A" w:rsidRDefault="00227AE2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편향 값</w:t>
            </w:r>
          </w:p>
        </w:tc>
      </w:tr>
    </w:tbl>
    <w:p w14:paraId="410DE7F6" w14:textId="77777777" w:rsidR="006C2CB9" w:rsidRDefault="006C2CB9" w:rsidP="000F4D94"/>
    <w:p w14:paraId="4D8892D8" w14:textId="77777777" w:rsidR="006C2CB9" w:rsidRDefault="006C2CB9" w:rsidP="006C2CB9">
      <w:r>
        <w:br w:type="page"/>
      </w:r>
    </w:p>
    <w:p w14:paraId="0B765771" w14:textId="77777777" w:rsidR="00F1280B" w:rsidRDefault="006D5130" w:rsidP="00F1280B">
      <w:pPr>
        <w:pStyle w:val="2"/>
        <w:numPr>
          <w:ilvl w:val="1"/>
          <w:numId w:val="2"/>
        </w:numPr>
      </w:pPr>
      <w:bookmarkStart w:id="42" w:name="_Toc38957403"/>
      <w:r>
        <w:rPr>
          <w:rFonts w:hint="eastAsia"/>
        </w:rPr>
        <w:lastRenderedPageBreak/>
        <w:t xml:space="preserve">원인 </w:t>
      </w:r>
      <w:r>
        <w:t>(Cause)</w:t>
      </w:r>
      <w:bookmarkEnd w:id="42"/>
    </w:p>
    <w:p w14:paraId="56053DE6" w14:textId="77777777" w:rsidR="006D5130" w:rsidRDefault="00AF60D8" w:rsidP="006D5130">
      <w:r>
        <w:rPr>
          <w:rFonts w:hint="eastAsia"/>
        </w:rPr>
        <w:t xml:space="preserve"> 원인 객체는 캡션이나 장면을 표시할 지에 대한 여부를 결정해준다.</w:t>
      </w:r>
      <w:r>
        <w:t xml:space="preserve"> </w:t>
      </w:r>
      <w:r>
        <w:rPr>
          <w:rFonts w:hint="eastAsia"/>
        </w:rPr>
        <w:t xml:space="preserve">원인은 다수의 </w:t>
      </w:r>
      <w:proofErr w:type="spellStart"/>
      <w:r>
        <w:rPr>
          <w:rFonts w:hint="eastAsia"/>
        </w:rPr>
        <w:t>퍼셉트론을</w:t>
      </w:r>
      <w:proofErr w:type="spellEnd"/>
      <w:r>
        <w:rPr>
          <w:rFonts w:hint="eastAsia"/>
        </w:rPr>
        <w:t xml:space="preserve"> 가지고 있으며,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결과에 따른 다음 캡션 또는 장면에 대한 정보도 포함한다.</w:t>
      </w:r>
    </w:p>
    <w:tbl>
      <w:tblPr>
        <w:tblStyle w:val="5"/>
        <w:tblW w:w="0" w:type="auto"/>
        <w:tblLook w:val="04A0" w:firstRow="1" w:lastRow="0" w:firstColumn="1" w:lastColumn="0" w:noHBand="0" w:noVBand="1"/>
        <w:tblPrChange w:id="43" w:author="TAE-IN KIM" w:date="2020-05-03T19:18:00Z">
          <w:tblPr>
            <w:tblStyle w:val="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556"/>
        <w:gridCol w:w="1966"/>
        <w:gridCol w:w="1009"/>
        <w:gridCol w:w="4485"/>
        <w:tblGridChange w:id="44">
          <w:tblGrid>
            <w:gridCol w:w="1556"/>
            <w:gridCol w:w="1966"/>
            <w:gridCol w:w="861"/>
            <w:gridCol w:w="4633"/>
          </w:tblGrid>
        </w:tblGridChange>
      </w:tblGrid>
      <w:tr w:rsidR="000E6798" w14:paraId="5C293D63" w14:textId="77777777" w:rsidTr="00BA7D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tcPrChange w:id="45" w:author="TAE-IN KIM" w:date="2020-05-03T19:18:00Z">
              <w:tcPr>
                <w:tcW w:w="1572" w:type="dxa"/>
              </w:tcPr>
            </w:tcPrChange>
          </w:tcPr>
          <w:p w14:paraId="22249512" w14:textId="77777777" w:rsidR="000E6798" w:rsidRDefault="000E6798" w:rsidP="00661745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  <w:tcPrChange w:id="46" w:author="TAE-IN KIM" w:date="2020-05-03T19:18:00Z">
              <w:tcPr>
                <w:tcW w:w="1324" w:type="dxa"/>
              </w:tcPr>
            </w:tcPrChange>
          </w:tcPr>
          <w:p w14:paraId="70779852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9" w:type="dxa"/>
            <w:tcPrChange w:id="47" w:author="TAE-IN KIM" w:date="2020-05-03T19:18:00Z">
              <w:tcPr>
                <w:tcW w:w="927" w:type="dxa"/>
              </w:tcPr>
            </w:tcPrChange>
          </w:tcPr>
          <w:p w14:paraId="371B7840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  <w:tcPrChange w:id="48" w:author="TAE-IN KIM" w:date="2020-05-03T19:18:00Z">
              <w:tcPr>
                <w:tcW w:w="5193" w:type="dxa"/>
              </w:tcPr>
            </w:tcPrChange>
          </w:tcPr>
          <w:p w14:paraId="33E10FD5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0E6798" w14:paraId="666E2964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tcPrChange w:id="49" w:author="TAE-IN KIM" w:date="2020-05-03T19:18:00Z">
              <w:tcPr>
                <w:tcW w:w="1572" w:type="dxa"/>
              </w:tcPr>
            </w:tcPrChange>
          </w:tcPr>
          <w:p w14:paraId="3524E518" w14:textId="77777777" w:rsidR="000E6798" w:rsidRDefault="000E6798" w:rsidP="00661745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  <w:tcPrChange w:id="50" w:author="TAE-IN KIM" w:date="2020-05-03T19:18:00Z">
              <w:tcPr>
                <w:tcW w:w="1324" w:type="dxa"/>
              </w:tcPr>
            </w:tcPrChange>
          </w:tcPr>
          <w:p w14:paraId="6375934C" w14:textId="4A10475C" w:rsidR="000E6798" w:rsidRDefault="00BA7D4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ins w:id="51" w:author="TAE-IN KIM" w:date="2020-05-03T19:18:00Z">
              <w:r>
                <w:rPr>
                  <w:rFonts w:hint="eastAsia"/>
                </w:rPr>
                <w:t>Se</w:t>
              </w:r>
              <w:r>
                <w:t>rialNumber</w:t>
              </w:r>
            </w:ins>
            <w:proofErr w:type="spellEnd"/>
            <w:del w:id="52" w:author="TAE-IN KIM" w:date="2020-05-03T19:18:00Z">
              <w:r w:rsidR="000E6798" w:rsidDel="00BA7D48">
                <w:rPr>
                  <w:rFonts w:hint="eastAsia"/>
                </w:rPr>
                <w:delText>S</w:delText>
              </w:r>
              <w:r w:rsidR="000E6798" w:rsidDel="00BA7D48">
                <w:delText>tring</w:delText>
              </w:r>
            </w:del>
          </w:p>
        </w:tc>
        <w:tc>
          <w:tcPr>
            <w:tcW w:w="1009" w:type="dxa"/>
            <w:tcPrChange w:id="53" w:author="TAE-IN KIM" w:date="2020-05-03T19:18:00Z">
              <w:tcPr>
                <w:tcW w:w="927" w:type="dxa"/>
              </w:tcPr>
            </w:tcPrChange>
          </w:tcPr>
          <w:p w14:paraId="30A0B2B0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54" w:author="TAE-IN KIM" w:date="2020-05-03T19:18:00Z">
              <w:tcPr>
                <w:tcW w:w="5193" w:type="dxa"/>
              </w:tcPr>
            </w:tcPrChange>
          </w:tcPr>
          <w:p w14:paraId="1FF3C8E1" w14:textId="77777777" w:rsidR="000E6798" w:rsidRDefault="00386390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의 일련번호.</w:t>
            </w:r>
          </w:p>
        </w:tc>
      </w:tr>
      <w:tr w:rsidR="000E6798" w14:paraId="43FF7F3B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tcPrChange w:id="55" w:author="TAE-IN KIM" w:date="2020-05-03T19:18:00Z">
              <w:tcPr>
                <w:tcW w:w="1572" w:type="dxa"/>
              </w:tcPr>
            </w:tcPrChange>
          </w:tcPr>
          <w:p w14:paraId="2B36D060" w14:textId="77777777" w:rsidR="000E6798" w:rsidRDefault="000E6798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  <w:tcPrChange w:id="56" w:author="TAE-IN KIM" w:date="2020-05-03T19:18:00Z">
              <w:tcPr>
                <w:tcW w:w="1324" w:type="dxa"/>
              </w:tcPr>
            </w:tcPrChange>
          </w:tcPr>
          <w:p w14:paraId="70E4ADB1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9" w:type="dxa"/>
            <w:tcPrChange w:id="57" w:author="TAE-IN KIM" w:date="2020-05-03T19:18:00Z">
              <w:tcPr>
                <w:tcW w:w="927" w:type="dxa"/>
              </w:tcPr>
            </w:tcPrChange>
          </w:tcPr>
          <w:p w14:paraId="0FE84FB2" w14:textId="77777777" w:rsidR="000E6798" w:rsidRDefault="000E6798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58" w:author="TAE-IN KIM" w:date="2020-05-03T19:18:00Z">
              <w:tcPr>
                <w:tcW w:w="5193" w:type="dxa"/>
              </w:tcPr>
            </w:tcPrChange>
          </w:tcPr>
          <w:p w14:paraId="5E4624D2" w14:textId="77777777" w:rsidR="000E6798" w:rsidRDefault="00386390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에 대한 설명</w:t>
            </w:r>
          </w:p>
        </w:tc>
      </w:tr>
      <w:tr w:rsidR="000E6798" w14:paraId="69102B15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tcPrChange w:id="59" w:author="TAE-IN KIM" w:date="2020-05-03T19:18:00Z">
              <w:tcPr>
                <w:tcW w:w="1572" w:type="dxa"/>
              </w:tcPr>
            </w:tcPrChange>
          </w:tcPr>
          <w:p w14:paraId="3BC0C656" w14:textId="77777777" w:rsidR="000E6798" w:rsidRDefault="00EE3B2D" w:rsidP="00661745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erceptron</w:t>
            </w:r>
          </w:p>
        </w:tc>
        <w:tc>
          <w:tcPr>
            <w:tcW w:w="1966" w:type="dxa"/>
            <w:tcPrChange w:id="60" w:author="TAE-IN KIM" w:date="2020-05-03T19:18:00Z">
              <w:tcPr>
                <w:tcW w:w="1324" w:type="dxa"/>
              </w:tcPr>
            </w:tcPrChange>
          </w:tcPr>
          <w:p w14:paraId="6D85AB27" w14:textId="77777777" w:rsidR="000E6798" w:rsidRDefault="000E679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9" w:type="dxa"/>
            <w:tcPrChange w:id="61" w:author="TAE-IN KIM" w:date="2020-05-03T19:18:00Z">
              <w:tcPr>
                <w:tcW w:w="927" w:type="dxa"/>
              </w:tcPr>
            </w:tcPrChange>
          </w:tcPr>
          <w:p w14:paraId="3C03F62C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62" w:author="TAE-IN KIM" w:date="2020-05-03T19:18:00Z">
              <w:tcPr>
                <w:tcW w:w="5193" w:type="dxa"/>
              </w:tcPr>
            </w:tcPrChange>
          </w:tcPr>
          <w:p w14:paraId="7F07CB53" w14:textId="77777777" w:rsidR="000E6798" w:rsidRDefault="00EE3B2D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</w:t>
            </w:r>
            <w:r w:rsidR="000E6798">
              <w:rPr>
                <w:rFonts w:hint="eastAsia"/>
              </w:rPr>
              <w:t>의</w:t>
            </w:r>
            <w:proofErr w:type="spellEnd"/>
            <w:r w:rsidR="000E6798">
              <w:rPr>
                <w:rFonts w:hint="eastAsia"/>
              </w:rPr>
              <w:t xml:space="preserve"> 일련번호</w:t>
            </w:r>
          </w:p>
        </w:tc>
      </w:tr>
      <w:tr w:rsidR="000E6798" w14:paraId="3D756952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tcPrChange w:id="63" w:author="TAE-IN KIM" w:date="2020-05-03T19:18:00Z">
              <w:tcPr>
                <w:tcW w:w="1572" w:type="dxa"/>
              </w:tcPr>
            </w:tcPrChange>
          </w:tcPr>
          <w:p w14:paraId="2C51AF41" w14:textId="77777777" w:rsidR="000E6798" w:rsidRDefault="007647C4" w:rsidP="00661745">
            <w:r>
              <w:rPr>
                <w:rFonts w:hint="eastAsia"/>
              </w:rPr>
              <w:t>N</w:t>
            </w:r>
            <w:r>
              <w:t>ext</w:t>
            </w:r>
          </w:p>
        </w:tc>
        <w:tc>
          <w:tcPr>
            <w:tcW w:w="1966" w:type="dxa"/>
            <w:tcPrChange w:id="64" w:author="TAE-IN KIM" w:date="2020-05-03T19:18:00Z">
              <w:tcPr>
                <w:tcW w:w="1324" w:type="dxa"/>
              </w:tcPr>
            </w:tcPrChange>
          </w:tcPr>
          <w:p w14:paraId="54BD164C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r w:rsidR="007647C4">
              <w:t>String</w:t>
            </w:r>
            <w:r>
              <w:t>&gt;</w:t>
            </w:r>
          </w:p>
        </w:tc>
        <w:tc>
          <w:tcPr>
            <w:tcW w:w="1009" w:type="dxa"/>
            <w:tcPrChange w:id="65" w:author="TAE-IN KIM" w:date="2020-05-03T19:18:00Z">
              <w:tcPr>
                <w:tcW w:w="927" w:type="dxa"/>
              </w:tcPr>
            </w:tcPrChange>
          </w:tcPr>
          <w:p w14:paraId="750D3899" w14:textId="77777777" w:rsidR="000E6798" w:rsidRDefault="000E6798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66" w:author="TAE-IN KIM" w:date="2020-05-03T19:18:00Z">
              <w:tcPr>
                <w:tcW w:w="5193" w:type="dxa"/>
              </w:tcPr>
            </w:tcPrChange>
          </w:tcPr>
          <w:p w14:paraId="1741415E" w14:textId="77777777" w:rsidR="000E6798" w:rsidRDefault="007647C4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퍼셉트론의</w:t>
            </w:r>
            <w:proofErr w:type="spellEnd"/>
            <w:r>
              <w:rPr>
                <w:rFonts w:hint="eastAsia"/>
              </w:rPr>
              <w:t xml:space="preserve"> 결과에 따라 이동할 캡션 또는 장면의 일련번호</w:t>
            </w:r>
          </w:p>
        </w:tc>
      </w:tr>
      <w:tr w:rsidR="000E6798" w14:paraId="098ADFC4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  <w:tcPrChange w:id="67" w:author="TAE-IN KIM" w:date="2020-05-03T19:18:00Z">
              <w:tcPr>
                <w:tcW w:w="1572" w:type="dxa"/>
              </w:tcPr>
            </w:tcPrChange>
          </w:tcPr>
          <w:p w14:paraId="5C565524" w14:textId="77777777" w:rsidR="000E6798" w:rsidRDefault="007647C4" w:rsidP="00661745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>
              <w:t>Thresholds</w:t>
            </w:r>
          </w:p>
        </w:tc>
        <w:tc>
          <w:tcPr>
            <w:tcW w:w="1966" w:type="dxa"/>
            <w:tcPrChange w:id="68" w:author="TAE-IN KIM" w:date="2020-05-03T19:18:00Z">
              <w:tcPr>
                <w:tcW w:w="1324" w:type="dxa"/>
              </w:tcPr>
            </w:tcPrChange>
          </w:tcPr>
          <w:p w14:paraId="770D248F" w14:textId="77777777" w:rsidR="000E6798" w:rsidRDefault="007647C4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r w:rsidR="000E6798">
              <w:t>Double</w:t>
            </w:r>
            <w:r>
              <w:t>&gt;</w:t>
            </w:r>
          </w:p>
        </w:tc>
        <w:tc>
          <w:tcPr>
            <w:tcW w:w="1009" w:type="dxa"/>
            <w:tcPrChange w:id="69" w:author="TAE-IN KIM" w:date="2020-05-03T19:18:00Z">
              <w:tcPr>
                <w:tcW w:w="927" w:type="dxa"/>
              </w:tcPr>
            </w:tcPrChange>
          </w:tcPr>
          <w:p w14:paraId="4E408406" w14:textId="77777777" w:rsidR="000E6798" w:rsidRDefault="000E6798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70" w:author="TAE-IN KIM" w:date="2020-05-03T19:18:00Z">
              <w:tcPr>
                <w:tcW w:w="5193" w:type="dxa"/>
              </w:tcPr>
            </w:tcPrChange>
          </w:tcPr>
          <w:p w14:paraId="1C15C09C" w14:textId="77777777" w:rsidR="000E6798" w:rsidRDefault="007647C4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ext</w:t>
            </w:r>
            <w:r>
              <w:rPr>
                <w:rFonts w:hint="eastAsia"/>
              </w:rPr>
              <w:t>를 결정할 문턱 값</w:t>
            </w:r>
          </w:p>
        </w:tc>
      </w:tr>
    </w:tbl>
    <w:p w14:paraId="2FB7136F" w14:textId="77777777" w:rsidR="00807025" w:rsidRDefault="00807025">
      <w:pPr>
        <w:widowControl/>
        <w:wordWrap/>
        <w:autoSpaceDE/>
        <w:autoSpaceDN/>
      </w:pPr>
      <w:r>
        <w:rPr>
          <w:rFonts w:hint="eastAsia"/>
        </w:rPr>
        <w:t xml:space="preserve"> 원인 조건의 판단에 대한 설명을 다음 페이지에서 계속한다.</w:t>
      </w:r>
    </w:p>
    <w:p w14:paraId="1D7149C4" w14:textId="77777777" w:rsidR="00280CAF" w:rsidRDefault="00257D82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만일 N</w:t>
      </w:r>
      <w:r>
        <w:t>ext</w:t>
      </w:r>
      <w:r>
        <w:rPr>
          <w:rFonts w:hint="eastAsia"/>
        </w:rPr>
        <w:t xml:space="preserve">의 원소가 </w:t>
      </w:r>
      <w:r>
        <w:t>A, B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T</w:t>
      </w:r>
      <w:r>
        <w:t>hresholds</w:t>
      </w:r>
      <w:r>
        <w:rPr>
          <w:rFonts w:hint="eastAsia"/>
        </w:rPr>
        <w:t xml:space="preserve">가 </w:t>
      </w:r>
      <w:r>
        <w:t xml:space="preserve">0.5 </w:t>
      </w:r>
      <w:r>
        <w:rPr>
          <w:rFonts w:hint="eastAsia"/>
        </w:rPr>
        <w:t>하나라면,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결과가 </w:t>
      </w:r>
      <w:r>
        <w:t xml:space="preserve">0.5 </w:t>
      </w:r>
      <w:r>
        <w:rPr>
          <w:rFonts w:hint="eastAsia"/>
        </w:rPr>
        <w:t xml:space="preserve">미만이면 </w:t>
      </w:r>
      <w:r>
        <w:t>A</w:t>
      </w:r>
      <w:r>
        <w:rPr>
          <w:rFonts w:hint="eastAsia"/>
        </w:rPr>
        <w:t xml:space="preserve">가 다음에 이동할 객체가 되고 </w:t>
      </w:r>
      <w:r>
        <w:t xml:space="preserve">0.5 </w:t>
      </w:r>
      <w:r>
        <w:rPr>
          <w:rFonts w:hint="eastAsia"/>
        </w:rPr>
        <w:t xml:space="preserve">이상이면 </w:t>
      </w:r>
      <w:r>
        <w:t>B</w:t>
      </w:r>
      <w:r>
        <w:rPr>
          <w:rFonts w:hint="eastAsia"/>
        </w:rPr>
        <w:t>가 다음에 이동할 객체가 된다.</w:t>
      </w:r>
    </w:p>
    <w:p w14:paraId="1E279FC6" w14:textId="77777777" w:rsidR="0093242C" w:rsidRDefault="0093242C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만일 </w:t>
      </w:r>
      <w:proofErr w:type="gramStart"/>
      <w:r>
        <w:t>Next</w:t>
      </w:r>
      <w:r>
        <w:rPr>
          <w:rFonts w:hint="eastAsia"/>
        </w:rPr>
        <w:t xml:space="preserve"> 의</w:t>
      </w:r>
      <w:proofErr w:type="gramEnd"/>
      <w:r>
        <w:rPr>
          <w:rFonts w:hint="eastAsia"/>
        </w:rPr>
        <w:t xml:space="preserve"> 원소가 </w:t>
      </w:r>
      <w:r>
        <w:t>A, B, C</w:t>
      </w:r>
      <w:r>
        <w:rPr>
          <w:rFonts w:hint="eastAsia"/>
        </w:rPr>
        <w:t>이고,</w:t>
      </w:r>
      <w:r>
        <w:t xml:space="preserve"> Thresholds</w:t>
      </w:r>
      <w:r>
        <w:rPr>
          <w:rFonts w:hint="eastAsia"/>
        </w:rPr>
        <w:t xml:space="preserve">가 </w:t>
      </w:r>
      <w:r>
        <w:t>0.3, 0.6</w:t>
      </w:r>
      <w:r>
        <w:rPr>
          <w:rFonts w:hint="eastAsia"/>
        </w:rPr>
        <w:t>이라면,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결과가 </w:t>
      </w:r>
      <w:r>
        <w:t xml:space="preserve">0.3 </w:t>
      </w:r>
      <w:r>
        <w:rPr>
          <w:rFonts w:hint="eastAsia"/>
        </w:rPr>
        <w:t xml:space="preserve">미만이면 </w:t>
      </w:r>
      <w:r>
        <w:t xml:space="preserve">A, 0.3 </w:t>
      </w:r>
      <w:r>
        <w:rPr>
          <w:rFonts w:hint="eastAsia"/>
        </w:rPr>
        <w:t xml:space="preserve">이상 </w:t>
      </w:r>
      <w:r>
        <w:t xml:space="preserve">0.6 </w:t>
      </w:r>
      <w:r>
        <w:rPr>
          <w:rFonts w:hint="eastAsia"/>
        </w:rPr>
        <w:t xml:space="preserve">미만이면 </w:t>
      </w:r>
      <w:r>
        <w:t xml:space="preserve">B, 0.6 </w:t>
      </w:r>
      <w:r>
        <w:rPr>
          <w:rFonts w:hint="eastAsia"/>
        </w:rPr>
        <w:t xml:space="preserve">이상이면 </w:t>
      </w:r>
      <w:r>
        <w:t>C</w:t>
      </w:r>
      <w:r>
        <w:rPr>
          <w:rFonts w:hint="eastAsia"/>
        </w:rPr>
        <w:t>가 다음에 이동할 객체가 된다.</w:t>
      </w:r>
    </w:p>
    <w:p w14:paraId="712931EA" w14:textId="77777777" w:rsidR="006C2CB9" w:rsidRDefault="0093242C" w:rsidP="0093242C">
      <w:pPr>
        <w:widowControl/>
        <w:wordWrap/>
        <w:autoSpaceDE/>
        <w:autoSpaceDN/>
        <w:ind w:firstLineChars="100" w:firstLine="174"/>
      </w:pPr>
      <w:r>
        <w:rPr>
          <w:rFonts w:hint="eastAsia"/>
        </w:rPr>
        <w:t xml:space="preserve">위와 같이 </w:t>
      </w:r>
      <w:r>
        <w:t>Thresholds</w:t>
      </w:r>
      <w:r>
        <w:rPr>
          <w:rFonts w:hint="eastAsia"/>
        </w:rPr>
        <w:t xml:space="preserve">의 개수는 항상 </w:t>
      </w:r>
      <w:r>
        <w:t>Next</w:t>
      </w:r>
      <w:r>
        <w:rPr>
          <w:rFonts w:hint="eastAsia"/>
        </w:rPr>
        <w:t xml:space="preserve">의 개수보다 하나 적어야 </w:t>
      </w:r>
      <w:r w:rsidR="00EB6663">
        <w:t>한다.</w:t>
      </w:r>
    </w:p>
    <w:p w14:paraId="546CC6AF" w14:textId="77777777" w:rsidR="006C2CB9" w:rsidRDefault="006C2CB9" w:rsidP="006C2CB9">
      <w:r>
        <w:br w:type="page"/>
      </w:r>
    </w:p>
    <w:p w14:paraId="6C0EF7F8" w14:textId="77777777" w:rsidR="00B14695" w:rsidRDefault="00B14695" w:rsidP="00B14695">
      <w:pPr>
        <w:pStyle w:val="2"/>
        <w:numPr>
          <w:ilvl w:val="1"/>
          <w:numId w:val="2"/>
        </w:numPr>
      </w:pPr>
      <w:bookmarkStart w:id="71" w:name="_Toc38957404"/>
      <w:r>
        <w:rPr>
          <w:rFonts w:hint="eastAsia"/>
        </w:rPr>
        <w:lastRenderedPageBreak/>
        <w:t xml:space="preserve">선택지 </w:t>
      </w:r>
      <w:r>
        <w:t>(Option)</w:t>
      </w:r>
      <w:bookmarkEnd w:id="71"/>
    </w:p>
    <w:p w14:paraId="154BE17A" w14:textId="77777777" w:rsidR="00B14695" w:rsidRDefault="00B14695" w:rsidP="00B1469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선택지 객체는 복수의 행동을 포함하며 다중선택 여부와 선택된 행동의 </w:t>
      </w:r>
      <w:r w:rsidR="00E768F0">
        <w:rPr>
          <w:rFonts w:hint="eastAsia"/>
        </w:rPr>
        <w:t>일련번호</w:t>
      </w:r>
      <w:r>
        <w:rPr>
          <w:rFonts w:hint="eastAsia"/>
        </w:rPr>
        <w:t>도 갖고 있다.</w:t>
      </w:r>
    </w:p>
    <w:tbl>
      <w:tblPr>
        <w:tblStyle w:val="5"/>
        <w:tblW w:w="0" w:type="auto"/>
        <w:tblLook w:val="04A0" w:firstRow="1" w:lastRow="0" w:firstColumn="1" w:lastColumn="0" w:noHBand="0" w:noVBand="1"/>
        <w:tblPrChange w:id="72" w:author="TAE-IN KIM" w:date="2020-05-03T19:18:00Z">
          <w:tblPr>
            <w:tblStyle w:val="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572"/>
        <w:gridCol w:w="1966"/>
        <w:gridCol w:w="993"/>
        <w:gridCol w:w="4485"/>
        <w:tblGridChange w:id="73">
          <w:tblGrid>
            <w:gridCol w:w="1572"/>
            <w:gridCol w:w="1966"/>
            <w:gridCol w:w="862"/>
            <w:gridCol w:w="4616"/>
          </w:tblGrid>
        </w:tblGridChange>
      </w:tblGrid>
      <w:tr w:rsidR="00646D6E" w14:paraId="0A4BB824" w14:textId="77777777" w:rsidTr="00BA7D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  <w:tcPrChange w:id="74" w:author="TAE-IN KIM" w:date="2020-05-03T19:18:00Z">
              <w:tcPr>
                <w:tcW w:w="1572" w:type="dxa"/>
              </w:tcPr>
            </w:tcPrChange>
          </w:tcPr>
          <w:p w14:paraId="1B15CCE1" w14:textId="77777777" w:rsidR="00646D6E" w:rsidRDefault="00646D6E" w:rsidP="00D8694D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  <w:tcPrChange w:id="75" w:author="TAE-IN KIM" w:date="2020-05-03T19:18:00Z">
              <w:tcPr>
                <w:tcW w:w="1324" w:type="dxa"/>
              </w:tcPr>
            </w:tcPrChange>
          </w:tcPr>
          <w:p w14:paraId="2E619920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93" w:type="dxa"/>
            <w:tcPrChange w:id="76" w:author="TAE-IN KIM" w:date="2020-05-03T19:18:00Z">
              <w:tcPr>
                <w:tcW w:w="927" w:type="dxa"/>
              </w:tcPr>
            </w:tcPrChange>
          </w:tcPr>
          <w:p w14:paraId="713C1BBE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  <w:tcPrChange w:id="77" w:author="TAE-IN KIM" w:date="2020-05-03T19:18:00Z">
              <w:tcPr>
                <w:tcW w:w="5193" w:type="dxa"/>
              </w:tcPr>
            </w:tcPrChange>
          </w:tcPr>
          <w:p w14:paraId="2A012DED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46D6E" w14:paraId="4D50BFC5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  <w:tcPrChange w:id="78" w:author="TAE-IN KIM" w:date="2020-05-03T19:18:00Z">
              <w:tcPr>
                <w:tcW w:w="1572" w:type="dxa"/>
              </w:tcPr>
            </w:tcPrChange>
          </w:tcPr>
          <w:p w14:paraId="15E3E4CB" w14:textId="77777777" w:rsidR="00646D6E" w:rsidRDefault="00646D6E" w:rsidP="00D8694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  <w:tcPrChange w:id="79" w:author="TAE-IN KIM" w:date="2020-05-03T19:18:00Z">
              <w:tcPr>
                <w:tcW w:w="1324" w:type="dxa"/>
              </w:tcPr>
            </w:tcPrChange>
          </w:tcPr>
          <w:p w14:paraId="62CCFD8F" w14:textId="7A620262" w:rsidR="00646D6E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ins w:id="80" w:author="TAE-IN KIM" w:date="2020-05-03T19:18:00Z">
              <w:r>
                <w:rPr>
                  <w:rFonts w:hint="eastAsia"/>
                </w:rPr>
                <w:t>Se</w:t>
              </w:r>
              <w:r>
                <w:t>rialNumber</w:t>
              </w:r>
            </w:ins>
            <w:proofErr w:type="spellEnd"/>
            <w:del w:id="81" w:author="TAE-IN KIM" w:date="2020-05-03T19:18:00Z">
              <w:r w:rsidR="00646D6E" w:rsidDel="00BA7D48">
                <w:rPr>
                  <w:rFonts w:hint="eastAsia"/>
                </w:rPr>
                <w:delText>S</w:delText>
              </w:r>
              <w:r w:rsidR="00646D6E" w:rsidDel="00BA7D48">
                <w:delText>tring</w:delText>
              </w:r>
            </w:del>
          </w:p>
        </w:tc>
        <w:tc>
          <w:tcPr>
            <w:tcW w:w="993" w:type="dxa"/>
            <w:tcPrChange w:id="82" w:author="TAE-IN KIM" w:date="2020-05-03T19:18:00Z">
              <w:tcPr>
                <w:tcW w:w="927" w:type="dxa"/>
              </w:tcPr>
            </w:tcPrChange>
          </w:tcPr>
          <w:p w14:paraId="6D285188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83" w:author="TAE-IN KIM" w:date="2020-05-03T19:18:00Z">
              <w:tcPr>
                <w:tcW w:w="5193" w:type="dxa"/>
              </w:tcPr>
            </w:tcPrChange>
          </w:tcPr>
          <w:p w14:paraId="3ECCAE8A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선택지의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46D6E" w14:paraId="5E72F65A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  <w:tcPrChange w:id="84" w:author="TAE-IN KIM" w:date="2020-05-03T19:18:00Z">
              <w:tcPr>
                <w:tcW w:w="1572" w:type="dxa"/>
              </w:tcPr>
            </w:tcPrChange>
          </w:tcPr>
          <w:p w14:paraId="2DD9C807" w14:textId="77777777" w:rsidR="00646D6E" w:rsidRDefault="00646D6E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  <w:tcPrChange w:id="85" w:author="TAE-IN KIM" w:date="2020-05-03T19:18:00Z">
              <w:tcPr>
                <w:tcW w:w="1324" w:type="dxa"/>
              </w:tcPr>
            </w:tcPrChange>
          </w:tcPr>
          <w:p w14:paraId="16DB77C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93" w:type="dxa"/>
            <w:tcPrChange w:id="86" w:author="TAE-IN KIM" w:date="2020-05-03T19:18:00Z">
              <w:tcPr>
                <w:tcW w:w="927" w:type="dxa"/>
              </w:tcPr>
            </w:tcPrChange>
          </w:tcPr>
          <w:p w14:paraId="7C8DFE54" w14:textId="77777777" w:rsidR="00646D6E" w:rsidRDefault="00646D6E" w:rsidP="00646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87" w:author="TAE-IN KIM" w:date="2020-05-03T19:18:00Z">
              <w:tcPr>
                <w:tcW w:w="5193" w:type="dxa"/>
              </w:tcPr>
            </w:tcPrChange>
          </w:tcPr>
          <w:p w14:paraId="6E62C6D6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선택지에 대한 설명</w:t>
            </w:r>
          </w:p>
        </w:tc>
      </w:tr>
      <w:tr w:rsidR="00646D6E" w14:paraId="5A53B70A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  <w:tcPrChange w:id="88" w:author="TAE-IN KIM" w:date="2020-05-03T19:18:00Z">
              <w:tcPr>
                <w:tcW w:w="1572" w:type="dxa"/>
              </w:tcPr>
            </w:tcPrChange>
          </w:tcPr>
          <w:p w14:paraId="7B61C936" w14:textId="77777777" w:rsidR="00646D6E" w:rsidRDefault="00646D6E" w:rsidP="00D8694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ctions</w:t>
            </w:r>
          </w:p>
        </w:tc>
        <w:tc>
          <w:tcPr>
            <w:tcW w:w="1966" w:type="dxa"/>
            <w:tcPrChange w:id="89" w:author="TAE-IN KIM" w:date="2020-05-03T19:18:00Z">
              <w:tcPr>
                <w:tcW w:w="1324" w:type="dxa"/>
              </w:tcPr>
            </w:tcPrChange>
          </w:tcPr>
          <w:p w14:paraId="717119BF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993" w:type="dxa"/>
            <w:tcPrChange w:id="90" w:author="TAE-IN KIM" w:date="2020-05-03T19:18:00Z">
              <w:tcPr>
                <w:tcW w:w="927" w:type="dxa"/>
              </w:tcPr>
            </w:tcPrChange>
          </w:tcPr>
          <w:p w14:paraId="1AF59B6A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91" w:author="TAE-IN KIM" w:date="2020-05-03T19:18:00Z">
              <w:tcPr>
                <w:tcW w:w="5193" w:type="dxa"/>
              </w:tcPr>
            </w:tcPrChange>
          </w:tcPr>
          <w:p w14:paraId="5B58020E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646D6E" w14:paraId="53D460C9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  <w:tcPrChange w:id="92" w:author="TAE-IN KIM" w:date="2020-05-03T19:18:00Z">
              <w:tcPr>
                <w:tcW w:w="1572" w:type="dxa"/>
              </w:tcPr>
            </w:tcPrChange>
          </w:tcPr>
          <w:p w14:paraId="58A1E04F" w14:textId="77777777" w:rsidR="00646D6E" w:rsidRDefault="00646D6E" w:rsidP="00D8694D">
            <w:proofErr w:type="spellStart"/>
            <w:r>
              <w:t>IsMultiple</w:t>
            </w:r>
            <w:proofErr w:type="spellEnd"/>
          </w:p>
        </w:tc>
        <w:tc>
          <w:tcPr>
            <w:tcW w:w="1966" w:type="dxa"/>
            <w:tcPrChange w:id="93" w:author="TAE-IN KIM" w:date="2020-05-03T19:18:00Z">
              <w:tcPr>
                <w:tcW w:w="1324" w:type="dxa"/>
              </w:tcPr>
            </w:tcPrChange>
          </w:tcPr>
          <w:p w14:paraId="5527233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93" w:type="dxa"/>
            <w:tcPrChange w:id="94" w:author="TAE-IN KIM" w:date="2020-05-03T19:18:00Z">
              <w:tcPr>
                <w:tcW w:w="927" w:type="dxa"/>
              </w:tcPr>
            </w:tcPrChange>
          </w:tcPr>
          <w:p w14:paraId="597E0F9A" w14:textId="77777777" w:rsidR="00646D6E" w:rsidRDefault="00646D6E" w:rsidP="00646D6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95" w:author="TAE-IN KIM" w:date="2020-05-03T19:18:00Z">
              <w:tcPr>
                <w:tcW w:w="5193" w:type="dxa"/>
              </w:tcPr>
            </w:tcPrChange>
          </w:tcPr>
          <w:p w14:paraId="54296A00" w14:textId="77777777" w:rsidR="00646D6E" w:rsidRDefault="00646D6E" w:rsidP="00DE632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다중선택이 가능한지 여부</w:t>
            </w:r>
          </w:p>
        </w:tc>
      </w:tr>
      <w:tr w:rsidR="00646D6E" w14:paraId="19E61EE0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  <w:tcPrChange w:id="96" w:author="TAE-IN KIM" w:date="2020-05-03T19:18:00Z">
              <w:tcPr>
                <w:tcW w:w="1572" w:type="dxa"/>
              </w:tcPr>
            </w:tcPrChange>
          </w:tcPr>
          <w:p w14:paraId="1591D03F" w14:textId="77777777" w:rsidR="00646D6E" w:rsidRDefault="00646D6E" w:rsidP="00D8694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hosenActions</w:t>
            </w:r>
            <w:proofErr w:type="spellEnd"/>
          </w:p>
        </w:tc>
        <w:tc>
          <w:tcPr>
            <w:tcW w:w="1966" w:type="dxa"/>
            <w:tcPrChange w:id="97" w:author="TAE-IN KIM" w:date="2020-05-03T19:18:00Z">
              <w:tcPr>
                <w:tcW w:w="1324" w:type="dxa"/>
              </w:tcPr>
            </w:tcPrChange>
          </w:tcPr>
          <w:p w14:paraId="15EEB078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ist&lt;String&gt;</w:t>
            </w:r>
          </w:p>
        </w:tc>
        <w:tc>
          <w:tcPr>
            <w:tcW w:w="993" w:type="dxa"/>
            <w:tcPrChange w:id="98" w:author="TAE-IN KIM" w:date="2020-05-03T19:18:00Z">
              <w:tcPr>
                <w:tcW w:w="927" w:type="dxa"/>
              </w:tcPr>
            </w:tcPrChange>
          </w:tcPr>
          <w:p w14:paraId="00F4AC30" w14:textId="5BA0CBC2" w:rsidR="00646D6E" w:rsidRDefault="00DB1836" w:rsidP="00646D6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485" w:type="dxa"/>
            <w:tcPrChange w:id="99" w:author="TAE-IN KIM" w:date="2020-05-03T19:18:00Z">
              <w:tcPr>
                <w:tcW w:w="5193" w:type="dxa"/>
              </w:tcPr>
            </w:tcPrChange>
          </w:tcPr>
          <w:p w14:paraId="457E5094" w14:textId="77777777" w:rsidR="00646D6E" w:rsidRDefault="00646D6E" w:rsidP="00DE632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선택된 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</w:tbl>
    <w:p w14:paraId="2C3B45E7" w14:textId="1D74FC54" w:rsidR="004E4E78" w:rsidRDefault="00DE6326" w:rsidP="00DE6326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</w:instrText>
      </w:r>
      <w:r w:rsidR="00B72A75">
        <w:instrText>표</w:instrText>
      </w:r>
      <w:r w:rsidR="00B72A75">
        <w:instrText xml:space="preserve"> \* ARABIC </w:instrText>
      </w:r>
      <w:r w:rsidR="00B72A75">
        <w:fldChar w:fldCharType="separate"/>
      </w:r>
      <w:r w:rsidR="00EB520F">
        <w:rPr>
          <w:noProof/>
        </w:rPr>
        <w:t>3</w:t>
      </w:r>
      <w:r w:rsidR="00B72A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O</w:t>
      </w:r>
      <w:r>
        <w:t xml:space="preserve">ption </w:t>
      </w:r>
      <w:r>
        <w:rPr>
          <w:rFonts w:hint="eastAsia"/>
        </w:rPr>
        <w:t>클래스 명세</w:t>
      </w:r>
    </w:p>
    <w:p w14:paraId="78F5702D" w14:textId="77777777" w:rsidR="001D1BBC" w:rsidRDefault="001D1BBC" w:rsidP="001D1BBC">
      <w:pPr>
        <w:pStyle w:val="2"/>
        <w:numPr>
          <w:ilvl w:val="1"/>
          <w:numId w:val="2"/>
        </w:numPr>
      </w:pPr>
      <w:bookmarkStart w:id="100" w:name="_Toc38957405"/>
      <w:r>
        <w:rPr>
          <w:rFonts w:hint="eastAsia"/>
        </w:rPr>
        <w:t xml:space="preserve">캡션 </w:t>
      </w:r>
      <w:r>
        <w:t>(Caption)</w:t>
      </w:r>
      <w:bookmarkEnd w:id="100"/>
    </w:p>
    <w:p w14:paraId="7ADD7690" w14:textId="77777777" w:rsidR="001D1BBC" w:rsidRDefault="001D1BBC" w:rsidP="0099107A">
      <w:pPr>
        <w:ind w:firstLineChars="100" w:firstLine="174"/>
      </w:pPr>
      <w:r>
        <w:rPr>
          <w:rFonts w:hint="eastAsia"/>
        </w:rPr>
        <w:t>캡션 객체는 장면의 내용을 대화 혹은 독백 형태로 서술</w:t>
      </w:r>
      <w:r w:rsidR="004E4E78">
        <w:rPr>
          <w:rFonts w:hint="eastAsia"/>
        </w:rPr>
        <w:t>하며,</w:t>
      </w:r>
      <w:r w:rsidR="004E4E78">
        <w:t xml:space="preserve"> </w:t>
      </w:r>
      <w:r w:rsidR="004E4E78">
        <w:rPr>
          <w:rFonts w:hint="eastAsia"/>
        </w:rPr>
        <w:t>서술의 주체와 다음에 따를 캡션의 일련번호를 가지고 있다.</w:t>
      </w:r>
      <w:r w:rsidR="0004451F">
        <w:t xml:space="preserve"> </w:t>
      </w:r>
      <w:r w:rsidR="0004451F">
        <w:rPr>
          <w:rFonts w:hint="eastAsia"/>
        </w:rPr>
        <w:t xml:space="preserve">이 때 캡션이 나오기 위한 </w:t>
      </w:r>
      <w:r w:rsidR="00F1280B">
        <w:rPr>
          <w:rFonts w:hint="eastAsia"/>
        </w:rPr>
        <w:t>원인</w:t>
      </w:r>
      <w:r w:rsidR="0004451F">
        <w:rPr>
          <w:rFonts w:hint="eastAsia"/>
        </w:rPr>
        <w:t xml:space="preserve">을 만족하지 못하면 캡션을 표시하지 않고 </w:t>
      </w:r>
      <w:r w:rsidR="00F1280B">
        <w:rPr>
          <w:rFonts w:hint="eastAsia"/>
        </w:rPr>
        <w:t>원인</w:t>
      </w:r>
      <w:r w:rsidR="00FB0BDA">
        <w:rPr>
          <w:rFonts w:hint="eastAsia"/>
        </w:rPr>
        <w:t xml:space="preserve">이 가리키는 </w:t>
      </w:r>
      <w:r w:rsidR="0004451F">
        <w:rPr>
          <w:rFonts w:hint="eastAsia"/>
        </w:rPr>
        <w:t>캡션으로 넘어간다.</w:t>
      </w:r>
    </w:p>
    <w:tbl>
      <w:tblPr>
        <w:tblStyle w:val="5"/>
        <w:tblW w:w="0" w:type="auto"/>
        <w:tblLook w:val="04A0" w:firstRow="1" w:lastRow="0" w:firstColumn="1" w:lastColumn="0" w:noHBand="0" w:noVBand="1"/>
        <w:tblPrChange w:id="101" w:author="TAE-IN KIM" w:date="2020-05-03T19:18:00Z">
          <w:tblPr>
            <w:tblStyle w:val="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509"/>
        <w:gridCol w:w="1966"/>
        <w:gridCol w:w="915"/>
        <w:gridCol w:w="4626"/>
        <w:tblGridChange w:id="102">
          <w:tblGrid>
            <w:gridCol w:w="1509"/>
            <w:gridCol w:w="1966"/>
            <w:gridCol w:w="840"/>
            <w:gridCol w:w="4701"/>
          </w:tblGrid>
        </w:tblGridChange>
      </w:tblGrid>
      <w:tr w:rsidR="00DC1CFE" w14:paraId="7DACCF77" w14:textId="77777777" w:rsidTr="00BA7D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tcPrChange w:id="103" w:author="TAE-IN KIM" w:date="2020-05-03T19:18:00Z">
              <w:tcPr>
                <w:tcW w:w="1515" w:type="dxa"/>
              </w:tcPr>
            </w:tcPrChange>
          </w:tcPr>
          <w:p w14:paraId="1D1A7B35" w14:textId="77777777" w:rsidR="00DC1CFE" w:rsidRDefault="00DC1CFE" w:rsidP="00D8694D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  <w:tcPrChange w:id="104" w:author="TAE-IN KIM" w:date="2020-05-03T19:18:00Z">
              <w:tcPr>
                <w:tcW w:w="1102" w:type="dxa"/>
              </w:tcPr>
            </w:tcPrChange>
          </w:tcPr>
          <w:p w14:paraId="1BF574B3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15" w:type="dxa"/>
            <w:tcPrChange w:id="105" w:author="TAE-IN KIM" w:date="2020-05-03T19:18:00Z">
              <w:tcPr>
                <w:tcW w:w="922" w:type="dxa"/>
              </w:tcPr>
            </w:tcPrChange>
          </w:tcPr>
          <w:p w14:paraId="328AC5B4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626" w:type="dxa"/>
            <w:tcPrChange w:id="106" w:author="TAE-IN KIM" w:date="2020-05-03T19:18:00Z">
              <w:tcPr>
                <w:tcW w:w="5477" w:type="dxa"/>
              </w:tcPr>
            </w:tcPrChange>
          </w:tcPr>
          <w:p w14:paraId="10CF5998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DC1CFE" w14:paraId="25F47C47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tcPrChange w:id="107" w:author="TAE-IN KIM" w:date="2020-05-03T19:18:00Z">
              <w:tcPr>
                <w:tcW w:w="1515" w:type="dxa"/>
              </w:tcPr>
            </w:tcPrChange>
          </w:tcPr>
          <w:p w14:paraId="69A011B9" w14:textId="77777777" w:rsidR="00DC1CFE" w:rsidRDefault="00DC1CFE" w:rsidP="00D8694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  <w:tcPrChange w:id="108" w:author="TAE-IN KIM" w:date="2020-05-03T19:18:00Z">
              <w:tcPr>
                <w:tcW w:w="1102" w:type="dxa"/>
              </w:tcPr>
            </w:tcPrChange>
          </w:tcPr>
          <w:p w14:paraId="3CD4CC09" w14:textId="5B5F8816" w:rsidR="00DC1CFE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ins w:id="109" w:author="TAE-IN KIM" w:date="2020-05-03T19:18:00Z">
              <w:r>
                <w:rPr>
                  <w:rFonts w:hint="eastAsia"/>
                </w:rPr>
                <w:t>Se</w:t>
              </w:r>
              <w:r>
                <w:t>rialNumber</w:t>
              </w:r>
            </w:ins>
            <w:proofErr w:type="spellEnd"/>
            <w:del w:id="110" w:author="TAE-IN KIM" w:date="2020-05-03T19:18:00Z">
              <w:r w:rsidR="00DC1CFE" w:rsidDel="00BA7D48">
                <w:rPr>
                  <w:rFonts w:hint="eastAsia"/>
                </w:rPr>
                <w:delText>S</w:delText>
              </w:r>
              <w:r w:rsidR="00DC1CFE" w:rsidDel="00BA7D48">
                <w:delText>tring</w:delText>
              </w:r>
            </w:del>
          </w:p>
        </w:tc>
        <w:tc>
          <w:tcPr>
            <w:tcW w:w="915" w:type="dxa"/>
            <w:tcPrChange w:id="111" w:author="TAE-IN KIM" w:date="2020-05-03T19:18:00Z">
              <w:tcPr>
                <w:tcW w:w="922" w:type="dxa"/>
              </w:tcPr>
            </w:tcPrChange>
          </w:tcPr>
          <w:p w14:paraId="4AA44957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  <w:tcPrChange w:id="112" w:author="TAE-IN KIM" w:date="2020-05-03T19:18:00Z">
              <w:tcPr>
                <w:tcW w:w="5477" w:type="dxa"/>
              </w:tcPr>
            </w:tcPrChange>
          </w:tcPr>
          <w:p w14:paraId="1B9E60CE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DC1CFE" w14:paraId="241D4BA0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tcPrChange w:id="113" w:author="TAE-IN KIM" w:date="2020-05-03T19:18:00Z">
              <w:tcPr>
                <w:tcW w:w="1515" w:type="dxa"/>
              </w:tcPr>
            </w:tcPrChange>
          </w:tcPr>
          <w:p w14:paraId="2F508789" w14:textId="77777777" w:rsidR="00DC1CFE" w:rsidRDefault="00DC1CFE" w:rsidP="00D8694D">
            <w:r>
              <w:t>Dialogue</w:t>
            </w:r>
          </w:p>
        </w:tc>
        <w:tc>
          <w:tcPr>
            <w:tcW w:w="1966" w:type="dxa"/>
            <w:tcPrChange w:id="114" w:author="TAE-IN KIM" w:date="2020-05-03T19:18:00Z">
              <w:tcPr>
                <w:tcW w:w="1102" w:type="dxa"/>
              </w:tcPr>
            </w:tcPrChange>
          </w:tcPr>
          <w:p w14:paraId="3F6C6125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15" w:type="dxa"/>
            <w:tcPrChange w:id="115" w:author="TAE-IN KIM" w:date="2020-05-03T19:18:00Z">
              <w:tcPr>
                <w:tcW w:w="922" w:type="dxa"/>
              </w:tcPr>
            </w:tcPrChange>
          </w:tcPr>
          <w:p w14:paraId="3BD7A222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  <w:tcPrChange w:id="116" w:author="TAE-IN KIM" w:date="2020-05-03T19:18:00Z">
              <w:tcPr>
                <w:tcW w:w="5477" w:type="dxa"/>
              </w:tcPr>
            </w:tcPrChange>
          </w:tcPr>
          <w:p w14:paraId="5A73B616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 내용</w:t>
            </w:r>
          </w:p>
        </w:tc>
      </w:tr>
      <w:tr w:rsidR="009833E6" w14:paraId="63955B77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tcPrChange w:id="117" w:author="TAE-IN KIM" w:date="2020-05-03T19:18:00Z">
              <w:tcPr>
                <w:tcW w:w="1515" w:type="dxa"/>
              </w:tcPr>
            </w:tcPrChange>
          </w:tcPr>
          <w:p w14:paraId="12EB069B" w14:textId="77777777" w:rsidR="009833E6" w:rsidRDefault="009833E6" w:rsidP="009833E6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H</w:t>
            </w:r>
            <w:r>
              <w:t>asCause</w:t>
            </w:r>
            <w:proofErr w:type="spellEnd"/>
          </w:p>
        </w:tc>
        <w:tc>
          <w:tcPr>
            <w:tcW w:w="1966" w:type="dxa"/>
            <w:tcPrChange w:id="118" w:author="TAE-IN KIM" w:date="2020-05-03T19:18:00Z">
              <w:tcPr>
                <w:tcW w:w="1102" w:type="dxa"/>
              </w:tcPr>
            </w:tcPrChange>
          </w:tcPr>
          <w:p w14:paraId="5D6914BD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15" w:type="dxa"/>
            <w:tcPrChange w:id="119" w:author="TAE-IN KIM" w:date="2020-05-03T19:18:00Z">
              <w:tcPr>
                <w:tcW w:w="922" w:type="dxa"/>
              </w:tcPr>
            </w:tcPrChange>
          </w:tcPr>
          <w:p w14:paraId="234D8BDA" w14:textId="77777777" w:rsidR="009833E6" w:rsidRDefault="009833E6" w:rsidP="00983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  <w:tcPrChange w:id="120" w:author="TAE-IN KIM" w:date="2020-05-03T19:18:00Z">
              <w:tcPr>
                <w:tcW w:w="5477" w:type="dxa"/>
              </w:tcPr>
            </w:tcPrChange>
          </w:tcPr>
          <w:p w14:paraId="70FAE0F7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캡션이 나오기 위한 조건이 있는 지의 여부</w:t>
            </w:r>
          </w:p>
        </w:tc>
      </w:tr>
      <w:tr w:rsidR="009833E6" w14:paraId="5429F782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tcPrChange w:id="121" w:author="TAE-IN KIM" w:date="2020-05-03T19:18:00Z">
              <w:tcPr>
                <w:tcW w:w="1515" w:type="dxa"/>
              </w:tcPr>
            </w:tcPrChange>
          </w:tcPr>
          <w:p w14:paraId="73E2C842" w14:textId="77777777" w:rsidR="009833E6" w:rsidRDefault="009833E6" w:rsidP="009833E6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966" w:type="dxa"/>
            <w:tcPrChange w:id="122" w:author="TAE-IN KIM" w:date="2020-05-03T19:18:00Z">
              <w:tcPr>
                <w:tcW w:w="1102" w:type="dxa"/>
              </w:tcPr>
            </w:tcPrChange>
          </w:tcPr>
          <w:p w14:paraId="5E29789F" w14:textId="77777777" w:rsidR="009833E6" w:rsidRDefault="009833E6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15" w:type="dxa"/>
            <w:tcPrChange w:id="123" w:author="TAE-IN KIM" w:date="2020-05-03T19:18:00Z">
              <w:tcPr>
                <w:tcW w:w="922" w:type="dxa"/>
              </w:tcPr>
            </w:tcPrChange>
          </w:tcPr>
          <w:p w14:paraId="78055449" w14:textId="77777777" w:rsidR="009833E6" w:rsidRDefault="009833E6" w:rsidP="00983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626" w:type="dxa"/>
            <w:tcPrChange w:id="124" w:author="TAE-IN KIM" w:date="2020-05-03T19:18:00Z">
              <w:tcPr>
                <w:tcW w:w="5477" w:type="dxa"/>
              </w:tcPr>
            </w:tcPrChange>
          </w:tcPr>
          <w:p w14:paraId="7F7F5D44" w14:textId="77777777" w:rsidR="009833E6" w:rsidRDefault="00F1280B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9833E6">
              <w:rPr>
                <w:rFonts w:hint="eastAsia"/>
              </w:rPr>
              <w:t>의 일련번호</w:t>
            </w:r>
          </w:p>
        </w:tc>
      </w:tr>
      <w:tr w:rsidR="00DC1CFE" w14:paraId="59472B26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tcPrChange w:id="125" w:author="TAE-IN KIM" w:date="2020-05-03T19:18:00Z">
              <w:tcPr>
                <w:tcW w:w="1515" w:type="dxa"/>
              </w:tcPr>
            </w:tcPrChange>
          </w:tcPr>
          <w:p w14:paraId="69090F2A" w14:textId="77777777" w:rsidR="00DC1CFE" w:rsidRDefault="00DC1CFE" w:rsidP="00D8694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SpeakerName</w:t>
            </w:r>
            <w:proofErr w:type="spellEnd"/>
          </w:p>
        </w:tc>
        <w:tc>
          <w:tcPr>
            <w:tcW w:w="1966" w:type="dxa"/>
            <w:tcPrChange w:id="126" w:author="TAE-IN KIM" w:date="2020-05-03T19:18:00Z">
              <w:tcPr>
                <w:tcW w:w="1102" w:type="dxa"/>
              </w:tcPr>
            </w:tcPrChange>
          </w:tcPr>
          <w:p w14:paraId="1B97AF67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15" w:type="dxa"/>
            <w:tcPrChange w:id="127" w:author="TAE-IN KIM" w:date="2020-05-03T19:18:00Z">
              <w:tcPr>
                <w:tcW w:w="922" w:type="dxa"/>
              </w:tcPr>
            </w:tcPrChange>
          </w:tcPr>
          <w:p w14:paraId="2530C089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  <w:tcPrChange w:id="128" w:author="TAE-IN KIM" w:date="2020-05-03T19:18:00Z">
              <w:tcPr>
                <w:tcW w:w="5477" w:type="dxa"/>
              </w:tcPr>
            </w:tcPrChange>
          </w:tcPr>
          <w:p w14:paraId="5A57117F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 주체의 이름</w:t>
            </w:r>
          </w:p>
        </w:tc>
      </w:tr>
      <w:tr w:rsidR="00DC1CFE" w14:paraId="3142AF46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tcPrChange w:id="129" w:author="TAE-IN KIM" w:date="2020-05-03T19:18:00Z">
              <w:tcPr>
                <w:tcW w:w="1515" w:type="dxa"/>
              </w:tcPr>
            </w:tcPrChange>
          </w:tcPr>
          <w:p w14:paraId="1A4F2DDE" w14:textId="77777777" w:rsidR="00DC1CFE" w:rsidRDefault="00DC1CFE" w:rsidP="00D8694D">
            <w:r>
              <w:rPr>
                <w:rFonts w:hint="eastAsia"/>
              </w:rPr>
              <w:t>O</w:t>
            </w:r>
            <w:r>
              <w:t>ption</w:t>
            </w:r>
          </w:p>
        </w:tc>
        <w:tc>
          <w:tcPr>
            <w:tcW w:w="1966" w:type="dxa"/>
            <w:tcPrChange w:id="130" w:author="TAE-IN KIM" w:date="2020-05-03T19:18:00Z">
              <w:tcPr>
                <w:tcW w:w="1102" w:type="dxa"/>
              </w:tcPr>
            </w:tcPrChange>
          </w:tcPr>
          <w:p w14:paraId="6A9F680D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15" w:type="dxa"/>
            <w:tcPrChange w:id="131" w:author="TAE-IN KIM" w:date="2020-05-03T19:18:00Z">
              <w:tcPr>
                <w:tcW w:w="922" w:type="dxa"/>
              </w:tcPr>
            </w:tcPrChange>
          </w:tcPr>
          <w:p w14:paraId="0067A2BA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626" w:type="dxa"/>
            <w:tcPrChange w:id="132" w:author="TAE-IN KIM" w:date="2020-05-03T19:18:00Z">
              <w:tcPr>
                <w:tcW w:w="5477" w:type="dxa"/>
              </w:tcPr>
            </w:tcPrChange>
          </w:tcPr>
          <w:p w14:paraId="22DA718B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캡션과 함께 보여줄 선택지의 일련번호</w:t>
            </w:r>
          </w:p>
        </w:tc>
      </w:tr>
      <w:tr w:rsidR="00DC1CFE" w14:paraId="147BFE89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tcPrChange w:id="133" w:author="TAE-IN KIM" w:date="2020-05-03T19:18:00Z">
              <w:tcPr>
                <w:tcW w:w="1515" w:type="dxa"/>
              </w:tcPr>
            </w:tcPrChange>
          </w:tcPr>
          <w:p w14:paraId="664AE71F" w14:textId="77777777" w:rsidR="00DC1CFE" w:rsidRDefault="00DC1CFE" w:rsidP="00D8694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NextCaption</w:t>
            </w:r>
            <w:proofErr w:type="spellEnd"/>
          </w:p>
        </w:tc>
        <w:tc>
          <w:tcPr>
            <w:tcW w:w="1966" w:type="dxa"/>
            <w:tcPrChange w:id="134" w:author="TAE-IN KIM" w:date="2020-05-03T19:18:00Z">
              <w:tcPr>
                <w:tcW w:w="1102" w:type="dxa"/>
              </w:tcPr>
            </w:tcPrChange>
          </w:tcPr>
          <w:p w14:paraId="6291702B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15" w:type="dxa"/>
            <w:tcPrChange w:id="135" w:author="TAE-IN KIM" w:date="2020-05-03T19:18:00Z">
              <w:tcPr>
                <w:tcW w:w="922" w:type="dxa"/>
              </w:tcPr>
            </w:tcPrChange>
          </w:tcPr>
          <w:p w14:paraId="00890EA5" w14:textId="77777777" w:rsidR="00DC1CFE" w:rsidRDefault="00DC1CFE" w:rsidP="00DC1CF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  <w:tcPrChange w:id="136" w:author="TAE-IN KIM" w:date="2020-05-03T19:18:00Z">
              <w:tcPr>
                <w:tcW w:w="5477" w:type="dxa"/>
              </w:tcPr>
            </w:tcPrChange>
          </w:tcPr>
          <w:p w14:paraId="25038E6F" w14:textId="77777777" w:rsidR="00DC1CFE" w:rsidRDefault="00DC1CFE" w:rsidP="000E1AD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다음 캡션의 일련번호</w:t>
            </w:r>
          </w:p>
        </w:tc>
      </w:tr>
      <w:tr w:rsidR="0000528F" w14:paraId="7A4DE660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tcPrChange w:id="137" w:author="TAE-IN KIM" w:date="2020-05-03T19:18:00Z">
              <w:tcPr>
                <w:tcW w:w="1515" w:type="dxa"/>
              </w:tcPr>
            </w:tcPrChange>
          </w:tcPr>
          <w:p w14:paraId="73E09450" w14:textId="77777777" w:rsidR="0000528F" w:rsidRDefault="0000528F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966" w:type="dxa"/>
            <w:tcPrChange w:id="138" w:author="TAE-IN KIM" w:date="2020-05-03T19:18:00Z">
              <w:tcPr>
                <w:tcW w:w="1102" w:type="dxa"/>
              </w:tcPr>
            </w:tcPrChange>
          </w:tcPr>
          <w:p w14:paraId="09A6AEA6" w14:textId="77777777" w:rsidR="0000528F" w:rsidRDefault="0000528F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15" w:type="dxa"/>
            <w:tcPrChange w:id="139" w:author="TAE-IN KIM" w:date="2020-05-03T19:18:00Z">
              <w:tcPr>
                <w:tcW w:w="922" w:type="dxa"/>
              </w:tcPr>
            </w:tcPrChange>
          </w:tcPr>
          <w:p w14:paraId="5A86CFA0" w14:textId="77777777" w:rsidR="0000528F" w:rsidRDefault="0000528F" w:rsidP="00DC1CF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  <w:tcPrChange w:id="140" w:author="TAE-IN KIM" w:date="2020-05-03T19:18:00Z">
              <w:tcPr>
                <w:tcW w:w="5477" w:type="dxa"/>
              </w:tcPr>
            </w:tcPrChange>
          </w:tcPr>
          <w:p w14:paraId="00D8053F" w14:textId="77777777" w:rsidR="0000528F" w:rsidRDefault="0000528F" w:rsidP="000E1AD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캡션이 표시되었는 지의 여부</w:t>
            </w:r>
          </w:p>
        </w:tc>
      </w:tr>
    </w:tbl>
    <w:p w14:paraId="198BDC53" w14:textId="32D7A27C" w:rsidR="000E1AD7" w:rsidRDefault="000E1AD7" w:rsidP="000E1AD7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</w:instrText>
      </w:r>
      <w:r w:rsidR="00B72A75">
        <w:instrText>표</w:instrText>
      </w:r>
      <w:r w:rsidR="00B72A75">
        <w:instrText xml:space="preserve"> \* ARABIC </w:instrText>
      </w:r>
      <w:r w:rsidR="00B72A75">
        <w:fldChar w:fldCharType="separate"/>
      </w:r>
      <w:r w:rsidR="00EB520F">
        <w:rPr>
          <w:noProof/>
        </w:rPr>
        <w:t>4</w:t>
      </w:r>
      <w:r w:rsidR="00B72A75">
        <w:rPr>
          <w:noProof/>
        </w:rPr>
        <w:fldChar w:fldCharType="end"/>
      </w:r>
      <w:r>
        <w:t xml:space="preserve">. Caption </w:t>
      </w:r>
      <w:r>
        <w:rPr>
          <w:rFonts w:hint="eastAsia"/>
        </w:rPr>
        <w:t>클래스 명세</w:t>
      </w:r>
    </w:p>
    <w:p w14:paraId="25902D4D" w14:textId="77777777" w:rsidR="00B3690D" w:rsidRDefault="004D5BB0" w:rsidP="00B3690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2401F6" wp14:editId="4F6BFEED">
            <wp:extent cx="4725620" cy="1440815"/>
            <wp:effectExtent l="0" t="0" r="0" b="26035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726B1F3" w14:textId="4BBCD5DC" w:rsidR="00F67AFF" w:rsidRDefault="00B3690D" w:rsidP="00B3690D">
      <w:pPr>
        <w:pStyle w:val="aa"/>
      </w:pPr>
      <w:r>
        <w:t xml:space="preserve">그림 </w:t>
      </w:r>
      <w:r w:rsidR="00B72A75">
        <w:fldChar w:fldCharType="begin"/>
      </w:r>
      <w:r w:rsidR="00B72A75">
        <w:instrText xml:space="preserve"> SEQ </w:instrText>
      </w:r>
      <w:r w:rsidR="00B72A75">
        <w:instrText>그림</w:instrText>
      </w:r>
      <w:r w:rsidR="00B72A75">
        <w:instrText xml:space="preserve"> \* ARABIC </w:instrText>
      </w:r>
      <w:r w:rsidR="00B72A75">
        <w:fldChar w:fldCharType="separate"/>
      </w:r>
      <w:r w:rsidR="00EB520F">
        <w:rPr>
          <w:noProof/>
        </w:rPr>
        <w:t>2</w:t>
      </w:r>
      <w:r w:rsidR="00B72A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캡션의 조건 및 선택지 유무에 따른 흐름</w:t>
      </w:r>
      <w:r w:rsidR="00F67AFF">
        <w:br w:type="page"/>
      </w:r>
    </w:p>
    <w:p w14:paraId="12857BFD" w14:textId="77777777" w:rsidR="00874F08" w:rsidRDefault="00874F08" w:rsidP="00874F08">
      <w:pPr>
        <w:pStyle w:val="2"/>
        <w:numPr>
          <w:ilvl w:val="1"/>
          <w:numId w:val="2"/>
        </w:numPr>
      </w:pPr>
      <w:bookmarkStart w:id="141" w:name="_Toc38957406"/>
      <w:r>
        <w:rPr>
          <w:rFonts w:hint="eastAsia"/>
        </w:rPr>
        <w:lastRenderedPageBreak/>
        <w:t xml:space="preserve">장면 </w:t>
      </w:r>
      <w:r>
        <w:t>(Scene)</w:t>
      </w:r>
      <w:bookmarkEnd w:id="141"/>
    </w:p>
    <w:p w14:paraId="25F2620B" w14:textId="77777777" w:rsidR="001D1BBC" w:rsidRDefault="00366390" w:rsidP="00874F08">
      <w:r>
        <w:rPr>
          <w:rFonts w:hint="eastAsia"/>
        </w:rPr>
        <w:t xml:space="preserve"> 장면 객체는 하나의 캡션을 가지고 있으며,</w:t>
      </w:r>
      <w:r>
        <w:t xml:space="preserve"> </w:t>
      </w:r>
      <w:r>
        <w:rPr>
          <w:rFonts w:hint="eastAsia"/>
        </w:rPr>
        <w:t xml:space="preserve">캡션이 포함하는 선택지를 통해 사용자에게 행동을 </w:t>
      </w:r>
      <w:proofErr w:type="gramStart"/>
      <w:r w:rsidR="00A07794">
        <w:rPr>
          <w:rFonts w:hint="eastAsia"/>
        </w:rPr>
        <w:t>선택 받도록</w:t>
      </w:r>
      <w:proofErr w:type="gramEnd"/>
      <w:r>
        <w:rPr>
          <w:rFonts w:hint="eastAsia"/>
        </w:rPr>
        <w:t xml:space="preserve"> 한다.</w:t>
      </w:r>
    </w:p>
    <w:tbl>
      <w:tblPr>
        <w:tblStyle w:val="5"/>
        <w:tblW w:w="0" w:type="auto"/>
        <w:tblLook w:val="04A0" w:firstRow="1" w:lastRow="0" w:firstColumn="1" w:lastColumn="0" w:noHBand="0" w:noVBand="1"/>
        <w:tblPrChange w:id="142" w:author="TAE-IN KIM" w:date="2020-05-03T19:18:00Z">
          <w:tblPr>
            <w:tblStyle w:val="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497"/>
        <w:gridCol w:w="1966"/>
        <w:gridCol w:w="1068"/>
        <w:gridCol w:w="4485"/>
        <w:tblGridChange w:id="143">
          <w:tblGrid>
            <w:gridCol w:w="1497"/>
            <w:gridCol w:w="1966"/>
            <w:gridCol w:w="913"/>
            <w:gridCol w:w="4640"/>
          </w:tblGrid>
        </w:tblGridChange>
      </w:tblGrid>
      <w:tr w:rsidR="00F03EA2" w14:paraId="3883C87D" w14:textId="77777777" w:rsidTr="00BA7D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tcPrChange w:id="144" w:author="TAE-IN KIM" w:date="2020-05-03T19:18:00Z">
              <w:tcPr>
                <w:tcW w:w="1506" w:type="dxa"/>
              </w:tcPr>
            </w:tcPrChange>
          </w:tcPr>
          <w:p w14:paraId="5EA7FE43" w14:textId="77777777" w:rsidR="00F03EA2" w:rsidRDefault="00F03EA2" w:rsidP="00D8694D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  <w:tcPrChange w:id="145" w:author="TAE-IN KIM" w:date="2020-05-03T19:18:00Z">
              <w:tcPr>
                <w:tcW w:w="1175" w:type="dxa"/>
              </w:tcPr>
            </w:tcPrChange>
          </w:tcPr>
          <w:p w14:paraId="6DD22801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68" w:type="dxa"/>
            <w:tcPrChange w:id="146" w:author="TAE-IN KIM" w:date="2020-05-03T19:18:00Z">
              <w:tcPr>
                <w:tcW w:w="1000" w:type="dxa"/>
              </w:tcPr>
            </w:tcPrChange>
          </w:tcPr>
          <w:p w14:paraId="32559C22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  <w:tcPrChange w:id="147" w:author="TAE-IN KIM" w:date="2020-05-03T19:18:00Z">
              <w:tcPr>
                <w:tcW w:w="5335" w:type="dxa"/>
              </w:tcPr>
            </w:tcPrChange>
          </w:tcPr>
          <w:p w14:paraId="1953A23D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03EA2" w14:paraId="475AD35F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tcPrChange w:id="148" w:author="TAE-IN KIM" w:date="2020-05-03T19:18:00Z">
              <w:tcPr>
                <w:tcW w:w="1506" w:type="dxa"/>
              </w:tcPr>
            </w:tcPrChange>
          </w:tcPr>
          <w:p w14:paraId="32AF4472" w14:textId="77777777" w:rsidR="00F03EA2" w:rsidRDefault="00F03EA2" w:rsidP="00D8694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  <w:tcPrChange w:id="149" w:author="TAE-IN KIM" w:date="2020-05-03T19:18:00Z">
              <w:tcPr>
                <w:tcW w:w="1175" w:type="dxa"/>
              </w:tcPr>
            </w:tcPrChange>
          </w:tcPr>
          <w:p w14:paraId="08E18583" w14:textId="78AE4B9C" w:rsidR="00F03EA2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ins w:id="150" w:author="TAE-IN KIM" w:date="2020-05-03T19:18:00Z">
              <w:r>
                <w:rPr>
                  <w:rFonts w:hint="eastAsia"/>
                </w:rPr>
                <w:t>Se</w:t>
              </w:r>
              <w:r>
                <w:t>rialNumber</w:t>
              </w:r>
            </w:ins>
            <w:proofErr w:type="spellEnd"/>
            <w:del w:id="151" w:author="TAE-IN KIM" w:date="2020-05-03T19:18:00Z">
              <w:r w:rsidR="00F03EA2" w:rsidDel="00BA7D48">
                <w:rPr>
                  <w:rFonts w:hint="eastAsia"/>
                </w:rPr>
                <w:delText>S</w:delText>
              </w:r>
              <w:r w:rsidR="00F03EA2" w:rsidDel="00BA7D48">
                <w:delText>tring</w:delText>
              </w:r>
            </w:del>
          </w:p>
        </w:tc>
        <w:tc>
          <w:tcPr>
            <w:tcW w:w="1068" w:type="dxa"/>
            <w:tcPrChange w:id="152" w:author="TAE-IN KIM" w:date="2020-05-03T19:18:00Z">
              <w:tcPr>
                <w:tcW w:w="1000" w:type="dxa"/>
              </w:tcPr>
            </w:tcPrChange>
          </w:tcPr>
          <w:p w14:paraId="4ECB99A0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153" w:author="TAE-IN KIM" w:date="2020-05-03T19:18:00Z">
              <w:tcPr>
                <w:tcW w:w="5335" w:type="dxa"/>
              </w:tcPr>
            </w:tcPrChange>
          </w:tcPr>
          <w:p w14:paraId="73D18150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장면의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번호.</w:t>
            </w:r>
          </w:p>
        </w:tc>
      </w:tr>
      <w:tr w:rsidR="00F03EA2" w14:paraId="484D3A3B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tcPrChange w:id="154" w:author="TAE-IN KIM" w:date="2020-05-03T19:18:00Z">
              <w:tcPr>
                <w:tcW w:w="1506" w:type="dxa"/>
              </w:tcPr>
            </w:tcPrChange>
          </w:tcPr>
          <w:p w14:paraId="026BC05A" w14:textId="77777777" w:rsidR="00F03EA2" w:rsidRDefault="00F03EA2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  <w:tcPrChange w:id="155" w:author="TAE-IN KIM" w:date="2020-05-03T19:18:00Z">
              <w:tcPr>
                <w:tcW w:w="1175" w:type="dxa"/>
              </w:tcPr>
            </w:tcPrChange>
          </w:tcPr>
          <w:p w14:paraId="7ABEF23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68" w:type="dxa"/>
            <w:tcPrChange w:id="156" w:author="TAE-IN KIM" w:date="2020-05-03T19:18:00Z">
              <w:tcPr>
                <w:tcW w:w="1000" w:type="dxa"/>
              </w:tcPr>
            </w:tcPrChange>
          </w:tcPr>
          <w:p w14:paraId="0A5E362C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157" w:author="TAE-IN KIM" w:date="2020-05-03T19:18:00Z">
              <w:tcPr>
                <w:tcW w:w="5335" w:type="dxa"/>
              </w:tcPr>
            </w:tcPrChange>
          </w:tcPr>
          <w:p w14:paraId="5B50DD78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장면에 대한 설명</w:t>
            </w:r>
          </w:p>
        </w:tc>
      </w:tr>
      <w:tr w:rsidR="00F03EA2" w14:paraId="39BF9C0E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tcPrChange w:id="158" w:author="TAE-IN KIM" w:date="2020-05-03T19:18:00Z">
              <w:tcPr>
                <w:tcW w:w="1506" w:type="dxa"/>
              </w:tcPr>
            </w:tcPrChange>
          </w:tcPr>
          <w:p w14:paraId="55BFCA04" w14:textId="77777777" w:rsidR="00F03EA2" w:rsidRDefault="00F03EA2" w:rsidP="00D8694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>
              <w:t>Caption</w:t>
            </w:r>
          </w:p>
        </w:tc>
        <w:tc>
          <w:tcPr>
            <w:tcW w:w="1966" w:type="dxa"/>
            <w:tcPrChange w:id="159" w:author="TAE-IN KIM" w:date="2020-05-03T19:18:00Z">
              <w:tcPr>
                <w:tcW w:w="1175" w:type="dxa"/>
              </w:tcPr>
            </w:tcPrChange>
          </w:tcPr>
          <w:p w14:paraId="39B5DA77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68" w:type="dxa"/>
            <w:tcPrChange w:id="160" w:author="TAE-IN KIM" w:date="2020-05-03T19:18:00Z">
              <w:tcPr>
                <w:tcW w:w="1000" w:type="dxa"/>
              </w:tcPr>
            </w:tcPrChange>
          </w:tcPr>
          <w:p w14:paraId="108AC6FF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161" w:author="TAE-IN KIM" w:date="2020-05-03T19:18:00Z">
              <w:tcPr>
                <w:tcW w:w="5335" w:type="dxa"/>
              </w:tcPr>
            </w:tcPrChange>
          </w:tcPr>
          <w:p w14:paraId="3700EE38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</w:t>
            </w:r>
          </w:p>
        </w:tc>
      </w:tr>
      <w:tr w:rsidR="00F03EA2" w14:paraId="727A20A4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tcPrChange w:id="162" w:author="TAE-IN KIM" w:date="2020-05-03T19:18:00Z">
              <w:tcPr>
                <w:tcW w:w="1506" w:type="dxa"/>
              </w:tcPr>
            </w:tcPrChange>
          </w:tcPr>
          <w:p w14:paraId="06D2AA65" w14:textId="77777777" w:rsidR="00F03EA2" w:rsidRDefault="00F03EA2" w:rsidP="00D8694D">
            <w:proofErr w:type="spellStart"/>
            <w:r>
              <w:rPr>
                <w:rFonts w:hint="eastAsia"/>
              </w:rPr>
              <w:t>H</w:t>
            </w:r>
            <w:r>
              <w:t>asC</w:t>
            </w:r>
            <w:r>
              <w:rPr>
                <w:rFonts w:hint="eastAsia"/>
              </w:rPr>
              <w:t>a</w:t>
            </w:r>
            <w:r>
              <w:t>use</w:t>
            </w:r>
            <w:proofErr w:type="spellEnd"/>
          </w:p>
        </w:tc>
        <w:tc>
          <w:tcPr>
            <w:tcW w:w="1966" w:type="dxa"/>
            <w:tcPrChange w:id="163" w:author="TAE-IN KIM" w:date="2020-05-03T19:18:00Z">
              <w:tcPr>
                <w:tcW w:w="1175" w:type="dxa"/>
              </w:tcPr>
            </w:tcPrChange>
          </w:tcPr>
          <w:p w14:paraId="5ADF87FB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68" w:type="dxa"/>
            <w:tcPrChange w:id="164" w:author="TAE-IN KIM" w:date="2020-05-03T19:18:00Z">
              <w:tcPr>
                <w:tcW w:w="1000" w:type="dxa"/>
              </w:tcPr>
            </w:tcPrChange>
          </w:tcPr>
          <w:p w14:paraId="4C70973A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165" w:author="TAE-IN KIM" w:date="2020-05-03T19:18:00Z">
              <w:tcPr>
                <w:tcW w:w="5335" w:type="dxa"/>
              </w:tcPr>
            </w:tcPrChange>
          </w:tcPr>
          <w:p w14:paraId="16666D4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나오기 위한 조건이 있는 지의 여부</w:t>
            </w:r>
          </w:p>
        </w:tc>
      </w:tr>
      <w:tr w:rsidR="00F03EA2" w14:paraId="4DF0EB14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tcPrChange w:id="166" w:author="TAE-IN KIM" w:date="2020-05-03T19:18:00Z">
              <w:tcPr>
                <w:tcW w:w="1506" w:type="dxa"/>
              </w:tcPr>
            </w:tcPrChange>
          </w:tcPr>
          <w:p w14:paraId="52431F19" w14:textId="77777777" w:rsidR="00F03EA2" w:rsidRDefault="00E768F0" w:rsidP="00D8694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966" w:type="dxa"/>
            <w:tcPrChange w:id="167" w:author="TAE-IN KIM" w:date="2020-05-03T19:18:00Z">
              <w:tcPr>
                <w:tcW w:w="1175" w:type="dxa"/>
              </w:tcPr>
            </w:tcPrChange>
          </w:tcPr>
          <w:p w14:paraId="740CF518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68" w:type="dxa"/>
            <w:tcPrChange w:id="168" w:author="TAE-IN KIM" w:date="2020-05-03T19:18:00Z">
              <w:tcPr>
                <w:tcW w:w="1000" w:type="dxa"/>
              </w:tcPr>
            </w:tcPrChange>
          </w:tcPr>
          <w:p w14:paraId="302392F4" w14:textId="77777777" w:rsidR="00F03EA2" w:rsidRDefault="00E768F0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485" w:type="dxa"/>
            <w:tcPrChange w:id="169" w:author="TAE-IN KIM" w:date="2020-05-03T19:18:00Z">
              <w:tcPr>
                <w:tcW w:w="5335" w:type="dxa"/>
              </w:tcPr>
            </w:tcPrChange>
          </w:tcPr>
          <w:p w14:paraId="5FC97095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조건의 일련번호</w:t>
            </w:r>
          </w:p>
        </w:tc>
      </w:tr>
      <w:tr w:rsidR="00007CD8" w14:paraId="3CD3503A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tcPrChange w:id="170" w:author="TAE-IN KIM" w:date="2020-05-03T19:18:00Z">
              <w:tcPr>
                <w:tcW w:w="1506" w:type="dxa"/>
              </w:tcPr>
            </w:tcPrChange>
          </w:tcPr>
          <w:p w14:paraId="2E774E23" w14:textId="77777777" w:rsidR="00007CD8" w:rsidRDefault="00007CD8" w:rsidP="00D8694D">
            <w:r>
              <w:t>Displayed</w:t>
            </w:r>
          </w:p>
        </w:tc>
        <w:tc>
          <w:tcPr>
            <w:tcW w:w="1966" w:type="dxa"/>
            <w:tcPrChange w:id="171" w:author="TAE-IN KIM" w:date="2020-05-03T19:18:00Z">
              <w:tcPr>
                <w:tcW w:w="1175" w:type="dxa"/>
              </w:tcPr>
            </w:tcPrChange>
          </w:tcPr>
          <w:p w14:paraId="31FD4F76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68" w:type="dxa"/>
            <w:tcPrChange w:id="172" w:author="TAE-IN KIM" w:date="2020-05-03T19:18:00Z">
              <w:tcPr>
                <w:tcW w:w="1000" w:type="dxa"/>
              </w:tcPr>
            </w:tcPrChange>
          </w:tcPr>
          <w:p w14:paraId="5DDE24ED" w14:textId="77777777" w:rsidR="00007CD8" w:rsidRDefault="00007CD8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  <w:tcPrChange w:id="173" w:author="TAE-IN KIM" w:date="2020-05-03T19:18:00Z">
              <w:tcPr>
                <w:tcW w:w="5335" w:type="dxa"/>
              </w:tcPr>
            </w:tcPrChange>
          </w:tcPr>
          <w:p w14:paraId="2E3B87BE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표시되었는 지의 여부</w:t>
            </w:r>
          </w:p>
        </w:tc>
      </w:tr>
    </w:tbl>
    <w:p w14:paraId="11B9907F" w14:textId="52CCB505" w:rsidR="00A07794" w:rsidRPr="00FD25EC" w:rsidRDefault="00FD25EC" w:rsidP="00FD25EC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</w:instrText>
      </w:r>
      <w:r w:rsidR="00B72A75">
        <w:instrText>표</w:instrText>
      </w:r>
      <w:r w:rsidR="00B72A75">
        <w:instrText xml:space="preserve"> \* ARABIC </w:instrText>
      </w:r>
      <w:r w:rsidR="00B72A75">
        <w:fldChar w:fldCharType="separate"/>
      </w:r>
      <w:r w:rsidR="00EB520F">
        <w:rPr>
          <w:noProof/>
        </w:rPr>
        <w:t>5</w:t>
      </w:r>
      <w:r w:rsidR="00B72A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명세</w:t>
      </w:r>
    </w:p>
    <w:p w14:paraId="16E9204C" w14:textId="77777777" w:rsidR="001D1BBC" w:rsidRPr="00003F06" w:rsidRDefault="001D1BBC" w:rsidP="00874F08"/>
    <w:p w14:paraId="0888B404" w14:textId="77777777" w:rsidR="00874F08" w:rsidRDefault="00874F08" w:rsidP="00874F08">
      <w:pPr>
        <w:pStyle w:val="2"/>
        <w:numPr>
          <w:ilvl w:val="1"/>
          <w:numId w:val="2"/>
        </w:numPr>
      </w:pPr>
      <w:bookmarkStart w:id="174" w:name="_Toc38957407"/>
      <w:r>
        <w:rPr>
          <w:rFonts w:hint="eastAsia"/>
        </w:rPr>
        <w:t xml:space="preserve">시나리오 </w:t>
      </w:r>
      <w:r>
        <w:t>(Scenario)</w:t>
      </w:r>
      <w:bookmarkEnd w:id="174"/>
    </w:p>
    <w:p w14:paraId="7F6EBDF6" w14:textId="77777777" w:rsidR="00DF12E4" w:rsidRPr="00DF12E4" w:rsidRDefault="00DF12E4" w:rsidP="00DF12E4">
      <w:r>
        <w:rPr>
          <w:rFonts w:hint="eastAsia"/>
        </w:rPr>
        <w:t xml:space="preserve"> 시나리오 클래스는 하나 이상의 장면 객체를 가지고 있으며,</w:t>
      </w:r>
      <w:r>
        <w:t xml:space="preserve"> </w:t>
      </w:r>
      <w:r>
        <w:rPr>
          <w:rFonts w:hint="eastAsia"/>
        </w:rPr>
        <w:t xml:space="preserve">여러 개의 장면을 갖고 있다면 </w:t>
      </w:r>
      <w:r w:rsidR="00786642" w:rsidRPr="007658B9">
        <w:rPr>
          <w:rFonts w:hint="eastAsia"/>
          <w:b/>
          <w:bCs/>
        </w:rPr>
        <w:t>보유한 순서대로</w:t>
      </w:r>
      <w:r w:rsidR="00786642">
        <w:rPr>
          <w:rFonts w:hint="eastAsia"/>
        </w:rPr>
        <w:t xml:space="preserve"> 표시를 시도하게 된다.</w:t>
      </w:r>
    </w:p>
    <w:tbl>
      <w:tblPr>
        <w:tblStyle w:val="5"/>
        <w:tblW w:w="0" w:type="auto"/>
        <w:tblLook w:val="04A0" w:firstRow="1" w:lastRow="0" w:firstColumn="1" w:lastColumn="0" w:noHBand="0" w:noVBand="1"/>
        <w:tblPrChange w:id="175" w:author="TAE-IN KIM" w:date="2020-05-03T19:18:00Z">
          <w:tblPr>
            <w:tblStyle w:val="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497"/>
        <w:gridCol w:w="1966"/>
        <w:gridCol w:w="927"/>
        <w:gridCol w:w="4626"/>
        <w:tblGridChange w:id="176">
          <w:tblGrid>
            <w:gridCol w:w="1497"/>
            <w:gridCol w:w="1966"/>
            <w:gridCol w:w="861"/>
            <w:gridCol w:w="4692"/>
          </w:tblGrid>
        </w:tblGridChange>
      </w:tblGrid>
      <w:tr w:rsidR="007658B9" w14:paraId="060A0311" w14:textId="77777777" w:rsidTr="00BA7D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tcPrChange w:id="177" w:author="TAE-IN KIM" w:date="2020-05-03T19:18:00Z">
              <w:tcPr>
                <w:tcW w:w="1507" w:type="dxa"/>
              </w:tcPr>
            </w:tcPrChange>
          </w:tcPr>
          <w:p w14:paraId="567A95A1" w14:textId="77777777" w:rsidR="007658B9" w:rsidRDefault="007658B9" w:rsidP="00D8694D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  <w:tcPrChange w:id="178" w:author="TAE-IN KIM" w:date="2020-05-03T19:18:00Z">
              <w:tcPr>
                <w:tcW w:w="1084" w:type="dxa"/>
              </w:tcPr>
            </w:tcPrChange>
          </w:tcPr>
          <w:p w14:paraId="37CB26B8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  <w:tcPrChange w:id="179" w:author="TAE-IN KIM" w:date="2020-05-03T19:18:00Z">
              <w:tcPr>
                <w:tcW w:w="948" w:type="dxa"/>
              </w:tcPr>
            </w:tcPrChange>
          </w:tcPr>
          <w:p w14:paraId="07992389" w14:textId="77777777" w:rsidR="007658B9" w:rsidRDefault="007658B9" w:rsidP="00765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626" w:type="dxa"/>
            <w:tcPrChange w:id="180" w:author="TAE-IN KIM" w:date="2020-05-03T19:18:00Z">
              <w:tcPr>
                <w:tcW w:w="5477" w:type="dxa"/>
              </w:tcPr>
            </w:tcPrChange>
          </w:tcPr>
          <w:p w14:paraId="18F4E536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658B9" w14:paraId="07324587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tcPrChange w:id="181" w:author="TAE-IN KIM" w:date="2020-05-03T19:18:00Z">
              <w:tcPr>
                <w:tcW w:w="1507" w:type="dxa"/>
              </w:tcPr>
            </w:tcPrChange>
          </w:tcPr>
          <w:p w14:paraId="49244A5D" w14:textId="77777777" w:rsidR="007658B9" w:rsidRDefault="007658B9" w:rsidP="00D8694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966" w:type="dxa"/>
            <w:tcPrChange w:id="182" w:author="TAE-IN KIM" w:date="2020-05-03T19:18:00Z">
              <w:tcPr>
                <w:tcW w:w="1084" w:type="dxa"/>
              </w:tcPr>
            </w:tcPrChange>
          </w:tcPr>
          <w:p w14:paraId="1045AB8D" w14:textId="34934C45" w:rsidR="007658B9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ins w:id="183" w:author="TAE-IN KIM" w:date="2020-05-03T19:18:00Z">
              <w:r>
                <w:rPr>
                  <w:rFonts w:hint="eastAsia"/>
                </w:rPr>
                <w:t>Se</w:t>
              </w:r>
              <w:r>
                <w:t>rialNumber</w:t>
              </w:r>
            </w:ins>
            <w:proofErr w:type="spellEnd"/>
            <w:del w:id="184" w:author="TAE-IN KIM" w:date="2020-05-03T19:18:00Z">
              <w:r w:rsidR="007658B9" w:rsidDel="00BA7D48">
                <w:rPr>
                  <w:rFonts w:hint="eastAsia"/>
                </w:rPr>
                <w:delText>S</w:delText>
              </w:r>
              <w:r w:rsidR="007658B9" w:rsidDel="00BA7D48">
                <w:delText>tring</w:delText>
              </w:r>
            </w:del>
          </w:p>
        </w:tc>
        <w:tc>
          <w:tcPr>
            <w:tcW w:w="927" w:type="dxa"/>
            <w:tcPrChange w:id="185" w:author="TAE-IN KIM" w:date="2020-05-03T19:18:00Z">
              <w:tcPr>
                <w:tcW w:w="948" w:type="dxa"/>
              </w:tcPr>
            </w:tcPrChange>
          </w:tcPr>
          <w:p w14:paraId="5BD30AED" w14:textId="77777777" w:rsidR="007658B9" w:rsidRDefault="007658B9" w:rsidP="007658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  <w:tcPrChange w:id="186" w:author="TAE-IN KIM" w:date="2020-05-03T19:18:00Z">
              <w:tcPr>
                <w:tcW w:w="5477" w:type="dxa"/>
              </w:tcPr>
            </w:tcPrChange>
          </w:tcPr>
          <w:p w14:paraId="4A57039C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시나리오의 일련번호.</w:t>
            </w:r>
          </w:p>
        </w:tc>
      </w:tr>
      <w:tr w:rsidR="007658B9" w14:paraId="64EDCE40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tcPrChange w:id="187" w:author="TAE-IN KIM" w:date="2020-05-03T19:18:00Z">
              <w:tcPr>
                <w:tcW w:w="1507" w:type="dxa"/>
              </w:tcPr>
            </w:tcPrChange>
          </w:tcPr>
          <w:p w14:paraId="2EA1F4F5" w14:textId="77777777" w:rsidR="007658B9" w:rsidRDefault="007658B9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  <w:tcPrChange w:id="188" w:author="TAE-IN KIM" w:date="2020-05-03T19:18:00Z">
              <w:tcPr>
                <w:tcW w:w="1084" w:type="dxa"/>
              </w:tcPr>
            </w:tcPrChange>
          </w:tcPr>
          <w:p w14:paraId="163F153A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  <w:tcPrChange w:id="189" w:author="TAE-IN KIM" w:date="2020-05-03T19:18:00Z">
              <w:tcPr>
                <w:tcW w:w="948" w:type="dxa"/>
              </w:tcPr>
            </w:tcPrChange>
          </w:tcPr>
          <w:p w14:paraId="0D1E0AB8" w14:textId="77777777" w:rsidR="007658B9" w:rsidRDefault="007658B9" w:rsidP="007658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bookmarkStart w:id="190" w:name="_GoBack"/>
            <w:bookmarkEnd w:id="190"/>
          </w:p>
        </w:tc>
        <w:tc>
          <w:tcPr>
            <w:tcW w:w="4626" w:type="dxa"/>
            <w:tcPrChange w:id="191" w:author="TAE-IN KIM" w:date="2020-05-03T19:18:00Z">
              <w:tcPr>
                <w:tcW w:w="5477" w:type="dxa"/>
              </w:tcPr>
            </w:tcPrChange>
          </w:tcPr>
          <w:p w14:paraId="548DF49B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시나리오에 대한 설명</w:t>
            </w:r>
          </w:p>
        </w:tc>
      </w:tr>
      <w:tr w:rsidR="007658B9" w14:paraId="1E567196" w14:textId="77777777" w:rsidTr="00BA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tcPrChange w:id="192" w:author="TAE-IN KIM" w:date="2020-05-03T19:18:00Z">
              <w:tcPr>
                <w:tcW w:w="1507" w:type="dxa"/>
              </w:tcPr>
            </w:tcPrChange>
          </w:tcPr>
          <w:p w14:paraId="120E5554" w14:textId="77777777" w:rsidR="007658B9" w:rsidRDefault="008A4042" w:rsidP="00D8694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/w:pPr>
            <w:r>
              <w:t>Scenes</w:t>
            </w:r>
          </w:p>
        </w:tc>
        <w:tc>
          <w:tcPr>
            <w:tcW w:w="1966" w:type="dxa"/>
            <w:tcPrChange w:id="193" w:author="TAE-IN KIM" w:date="2020-05-03T19:18:00Z">
              <w:tcPr>
                <w:tcW w:w="1084" w:type="dxa"/>
              </w:tcPr>
            </w:tcPrChange>
          </w:tcPr>
          <w:p w14:paraId="4AEC3674" w14:textId="77777777" w:rsidR="007658B9" w:rsidRDefault="008A404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r w:rsidR="007658B9">
              <w:t>String</w:t>
            </w:r>
            <w:r>
              <w:t>&gt;</w:t>
            </w:r>
          </w:p>
        </w:tc>
        <w:tc>
          <w:tcPr>
            <w:tcW w:w="927" w:type="dxa"/>
            <w:tcPrChange w:id="194" w:author="TAE-IN KIM" w:date="2020-05-03T19:18:00Z">
              <w:tcPr>
                <w:tcW w:w="948" w:type="dxa"/>
              </w:tcPr>
            </w:tcPrChange>
          </w:tcPr>
          <w:p w14:paraId="62F1F028" w14:textId="77777777" w:rsidR="007658B9" w:rsidRDefault="007658B9" w:rsidP="007658B9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  <w:tcPrChange w:id="195" w:author="TAE-IN KIM" w:date="2020-05-03T19:18:00Z">
              <w:tcPr>
                <w:tcW w:w="5477" w:type="dxa"/>
              </w:tcPr>
            </w:tcPrChange>
          </w:tcPr>
          <w:p w14:paraId="76971D92" w14:textId="77777777" w:rsidR="007658B9" w:rsidRDefault="008A4042" w:rsidP="00DF12E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장면</w:t>
            </w:r>
            <w:r w:rsidR="007658B9">
              <w:rPr>
                <w:rFonts w:hint="eastAsia"/>
              </w:rPr>
              <w:t>의 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D269BC" w14:paraId="1B4C4C9B" w14:textId="77777777" w:rsidTr="00BA7D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tcPrChange w:id="196" w:author="TAE-IN KIM" w:date="2020-05-03T19:18:00Z">
              <w:tcPr>
                <w:tcW w:w="1507" w:type="dxa"/>
              </w:tcPr>
            </w:tcPrChange>
          </w:tcPr>
          <w:p w14:paraId="75505198" w14:textId="77777777" w:rsidR="00D269BC" w:rsidRDefault="00D269BC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966" w:type="dxa"/>
            <w:tcPrChange w:id="197" w:author="TAE-IN KIM" w:date="2020-05-03T19:18:00Z">
              <w:tcPr>
                <w:tcW w:w="1084" w:type="dxa"/>
              </w:tcPr>
            </w:tcPrChange>
          </w:tcPr>
          <w:p w14:paraId="255726B6" w14:textId="77777777" w:rsidR="00D269BC" w:rsidRDefault="00D269BC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7" w:type="dxa"/>
            <w:tcPrChange w:id="198" w:author="TAE-IN KIM" w:date="2020-05-03T19:18:00Z">
              <w:tcPr>
                <w:tcW w:w="948" w:type="dxa"/>
              </w:tcPr>
            </w:tcPrChange>
          </w:tcPr>
          <w:p w14:paraId="1B74DC93" w14:textId="77777777" w:rsidR="00D269BC" w:rsidRDefault="00D269BC" w:rsidP="007658B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  <w:tcPrChange w:id="199" w:author="TAE-IN KIM" w:date="2020-05-03T19:18:00Z">
              <w:tcPr>
                <w:tcW w:w="5477" w:type="dxa"/>
              </w:tcPr>
            </w:tcPrChange>
          </w:tcPr>
          <w:p w14:paraId="6D3EBFAD" w14:textId="77777777" w:rsidR="00D269BC" w:rsidRDefault="00D269BC" w:rsidP="00DF12E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시나리오가 표시되었는 지의 여부</w:t>
            </w:r>
          </w:p>
        </w:tc>
      </w:tr>
    </w:tbl>
    <w:p w14:paraId="59239A6B" w14:textId="4AD4F32B" w:rsidR="00874F08" w:rsidRDefault="00DF12E4" w:rsidP="00DF12E4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</w:instrText>
      </w:r>
      <w:r w:rsidR="00B72A75">
        <w:instrText>표</w:instrText>
      </w:r>
      <w:r w:rsidR="00B72A75">
        <w:instrText xml:space="preserve"> \* ARABIC </w:instrText>
      </w:r>
      <w:r w:rsidR="00B72A75">
        <w:fldChar w:fldCharType="separate"/>
      </w:r>
      <w:r w:rsidR="00EB520F">
        <w:rPr>
          <w:noProof/>
        </w:rPr>
        <w:t>6</w:t>
      </w:r>
      <w:r w:rsidR="00B72A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S</w:t>
      </w:r>
      <w:r>
        <w:t xml:space="preserve">cenario </w:t>
      </w:r>
      <w:r>
        <w:rPr>
          <w:rFonts w:hint="eastAsia"/>
        </w:rPr>
        <w:t>클래스 명세</w:t>
      </w:r>
    </w:p>
    <w:p w14:paraId="45E7D8FB" w14:textId="77777777" w:rsidR="00661745" w:rsidRDefault="00661745">
      <w:pPr>
        <w:widowControl/>
        <w:wordWrap/>
        <w:autoSpaceDE/>
        <w:autoSpaceDN/>
      </w:pPr>
      <w:r>
        <w:br w:type="page"/>
      </w:r>
    </w:p>
    <w:p w14:paraId="6A7BF46A" w14:textId="77777777" w:rsidR="00D85C31" w:rsidRDefault="00D85C31" w:rsidP="00D85C31">
      <w:pPr>
        <w:pStyle w:val="2"/>
        <w:numPr>
          <w:ilvl w:val="1"/>
          <w:numId w:val="2"/>
        </w:numPr>
      </w:pPr>
      <w:bookmarkStart w:id="200" w:name="_Toc38957408"/>
      <w:r>
        <w:rPr>
          <w:rFonts w:hint="eastAsia"/>
        </w:rPr>
        <w:lastRenderedPageBreak/>
        <w:t xml:space="preserve">맥락 </w:t>
      </w:r>
      <w:r>
        <w:t>(Context)</w:t>
      </w:r>
      <w:bookmarkEnd w:id="200"/>
    </w:p>
    <w:p w14:paraId="305C818B" w14:textId="77777777" w:rsidR="00D85C31" w:rsidRDefault="00661745" w:rsidP="00D85C31">
      <w:r>
        <w:rPr>
          <w:rFonts w:hint="eastAsia"/>
        </w:rPr>
        <w:t xml:space="preserve"> 맥락 클래스는 현재 </w:t>
      </w:r>
      <w:r w:rsidR="00C06851">
        <w:rPr>
          <w:rFonts w:hint="eastAsia"/>
        </w:rPr>
        <w:t>위치한 시나리오,</w:t>
      </w:r>
      <w:r w:rsidR="00C06851">
        <w:t xml:space="preserve"> </w:t>
      </w:r>
      <w:r w:rsidR="00C06851">
        <w:rPr>
          <w:rFonts w:hint="eastAsia"/>
        </w:rPr>
        <w:t>장면,</w:t>
      </w:r>
      <w:r w:rsidR="00C06851">
        <w:t xml:space="preserve"> </w:t>
      </w:r>
      <w:r w:rsidR="004E16B9">
        <w:rPr>
          <w:rFonts w:hint="eastAsia"/>
        </w:rPr>
        <w:t>캡션을</w:t>
      </w:r>
      <w:r w:rsidR="00C06851">
        <w:rPr>
          <w:rFonts w:hint="eastAsia"/>
        </w:rPr>
        <w:t xml:space="preserve"> 가지고 있다</w:t>
      </w:r>
      <w:r w:rsidR="005D1130">
        <w:t>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927"/>
        <w:gridCol w:w="1229"/>
        <w:gridCol w:w="943"/>
        <w:gridCol w:w="4917"/>
      </w:tblGrid>
      <w:tr w:rsidR="00C875C3" w14:paraId="58192AD2" w14:textId="77777777" w:rsidTr="005D1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67E26EB6" w14:textId="77777777" w:rsidR="00C875C3" w:rsidRDefault="00C875C3" w:rsidP="00DB40BF">
            <w:r>
              <w:rPr>
                <w:rFonts w:hint="eastAsia"/>
              </w:rPr>
              <w:t>속성 이름</w:t>
            </w:r>
          </w:p>
        </w:tc>
        <w:tc>
          <w:tcPr>
            <w:tcW w:w="1168" w:type="dxa"/>
          </w:tcPr>
          <w:p w14:paraId="74BE2550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83" w:type="dxa"/>
          </w:tcPr>
          <w:p w14:paraId="3DAA6F2A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209" w:type="dxa"/>
          </w:tcPr>
          <w:p w14:paraId="4E7776E6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C875C3" w14:paraId="06C31038" w14:textId="77777777" w:rsidTr="005D1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588CAF40" w14:textId="707796E3" w:rsidR="00C875C3" w:rsidRDefault="00C875C3" w:rsidP="00DB40BF">
            <w:del w:id="201" w:author="TAE-IN KIM" w:date="2020-05-03T17:25:00Z">
              <w:r w:rsidDel="00BC2C73">
                <w:rPr>
                  <w:rFonts w:hint="eastAsia"/>
                </w:rPr>
                <w:delText>S</w:delText>
              </w:r>
              <w:r w:rsidDel="00BC2C73">
                <w:delText>erialNumber</w:delText>
              </w:r>
            </w:del>
            <w:ins w:id="202" w:author="TAE-IN KIM" w:date="2020-05-03T17:25:00Z">
              <w:r w:rsidR="00BC2C73">
                <w:t>GUID</w:t>
              </w:r>
            </w:ins>
          </w:p>
        </w:tc>
        <w:tc>
          <w:tcPr>
            <w:tcW w:w="1168" w:type="dxa"/>
          </w:tcPr>
          <w:p w14:paraId="282C18D9" w14:textId="7B864985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del w:id="203" w:author="TAE-IN KIM" w:date="2020-05-03T17:24:00Z">
              <w:r w:rsidDel="00BC2C73">
                <w:rPr>
                  <w:rFonts w:hint="eastAsia"/>
                </w:rPr>
                <w:delText>Stri</w:delText>
              </w:r>
            </w:del>
            <w:ins w:id="204" w:author="TAE-IN KIM" w:date="2020-05-03T17:24:00Z">
              <w:r w:rsidR="00BC2C73">
                <w:rPr>
                  <w:rFonts w:hint="eastAsia"/>
                </w:rPr>
                <w:t>G</w:t>
              </w:r>
              <w:r w:rsidR="00BC2C73">
                <w:t>UID</w:t>
              </w:r>
            </w:ins>
            <w:del w:id="205" w:author="TAE-IN KIM" w:date="2020-05-03T17:24:00Z">
              <w:r w:rsidDel="00BC2C73">
                <w:rPr>
                  <w:rFonts w:hint="eastAsia"/>
                </w:rPr>
                <w:delText>ng</w:delText>
              </w:r>
            </w:del>
          </w:p>
        </w:tc>
        <w:tc>
          <w:tcPr>
            <w:tcW w:w="983" w:type="dxa"/>
          </w:tcPr>
          <w:p w14:paraId="3EC1F434" w14:textId="77777777" w:rsidR="00C875C3" w:rsidRDefault="00C875C3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209" w:type="dxa"/>
          </w:tcPr>
          <w:p w14:paraId="31C251A6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맥락의 고유번호 </w:t>
            </w:r>
            <w:r>
              <w:t>(GUID)</w:t>
            </w:r>
          </w:p>
        </w:tc>
      </w:tr>
      <w:tr w:rsidR="00C875C3" w14:paraId="66B064F6" w14:textId="77777777" w:rsidTr="005D1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0451EFB1" w14:textId="77777777" w:rsidR="00C875C3" w:rsidRDefault="005D1130" w:rsidP="00DB40BF">
            <w:proofErr w:type="spellStart"/>
            <w:r>
              <w:rPr>
                <w:rFonts w:hint="eastAsia"/>
              </w:rPr>
              <w:t>C</w:t>
            </w:r>
            <w:r>
              <w:t>urrentScenario</w:t>
            </w:r>
            <w:proofErr w:type="spellEnd"/>
          </w:p>
        </w:tc>
        <w:tc>
          <w:tcPr>
            <w:tcW w:w="1168" w:type="dxa"/>
          </w:tcPr>
          <w:p w14:paraId="56650761" w14:textId="77777777" w:rsidR="00C875C3" w:rsidRDefault="00C875C3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7CD90946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2D45B7FE" w14:textId="77777777" w:rsidR="00C875C3" w:rsidRDefault="005D1130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시나리오 번호</w:t>
            </w:r>
          </w:p>
        </w:tc>
      </w:tr>
      <w:tr w:rsidR="00C875C3" w14:paraId="7ED45709" w14:textId="77777777" w:rsidTr="005D1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181E1B78" w14:textId="77777777" w:rsidR="00C875C3" w:rsidRDefault="005D1130" w:rsidP="00DB40BF">
            <w:proofErr w:type="spellStart"/>
            <w:r>
              <w:t>CurrentScene</w:t>
            </w:r>
            <w:proofErr w:type="spellEnd"/>
          </w:p>
        </w:tc>
        <w:tc>
          <w:tcPr>
            <w:tcW w:w="1168" w:type="dxa"/>
          </w:tcPr>
          <w:p w14:paraId="561085DC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83" w:type="dxa"/>
          </w:tcPr>
          <w:p w14:paraId="52EC3CC3" w14:textId="77777777" w:rsidR="00C875C3" w:rsidRDefault="005D1130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4BE3D7A3" w14:textId="77777777" w:rsidR="00C875C3" w:rsidRDefault="005D1130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 장면 번호</w:t>
            </w:r>
          </w:p>
        </w:tc>
      </w:tr>
      <w:tr w:rsidR="00C875C3" w14:paraId="6414E8EB" w14:textId="77777777" w:rsidTr="005D1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331BF7C5" w14:textId="77777777" w:rsidR="00C875C3" w:rsidRDefault="005D1130" w:rsidP="00DB40BF">
            <w:proofErr w:type="spellStart"/>
            <w:r>
              <w:t>CurrentCaption</w:t>
            </w:r>
            <w:proofErr w:type="spellEnd"/>
          </w:p>
        </w:tc>
        <w:tc>
          <w:tcPr>
            <w:tcW w:w="1168" w:type="dxa"/>
          </w:tcPr>
          <w:p w14:paraId="52FD1203" w14:textId="34ADF284" w:rsidR="00C875C3" w:rsidRDefault="00595604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51A8E7F0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57D6BCC6" w14:textId="77777777" w:rsidR="00C875C3" w:rsidRDefault="005D1130" w:rsidP="00280D8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캡션 번호</w:t>
            </w:r>
          </w:p>
        </w:tc>
      </w:tr>
    </w:tbl>
    <w:p w14:paraId="11387C48" w14:textId="701DFA1D" w:rsidR="001D1BBC" w:rsidRPr="00C875C3" w:rsidRDefault="00280D85" w:rsidP="00280D85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</w:instrText>
      </w:r>
      <w:r w:rsidR="00B72A75">
        <w:instrText>표</w:instrText>
      </w:r>
      <w:r w:rsidR="00B72A75">
        <w:instrText xml:space="preserve"> \* ARABIC </w:instrText>
      </w:r>
      <w:r w:rsidR="00B72A75">
        <w:fldChar w:fldCharType="separate"/>
      </w:r>
      <w:r w:rsidR="00EB520F">
        <w:rPr>
          <w:noProof/>
        </w:rPr>
        <w:t>7</w:t>
      </w:r>
      <w:r w:rsidR="00B72A75">
        <w:rPr>
          <w:noProof/>
        </w:rPr>
        <w:fldChar w:fldCharType="end"/>
      </w:r>
      <w:r>
        <w:t xml:space="preserve">. Context </w:t>
      </w:r>
      <w:r>
        <w:rPr>
          <w:rFonts w:hint="eastAsia"/>
        </w:rPr>
        <w:t>클래스 명세</w:t>
      </w:r>
    </w:p>
    <w:p w14:paraId="3F0481C4" w14:textId="77777777" w:rsidR="000B5ACA" w:rsidRDefault="000B5ACA">
      <w:pPr>
        <w:widowControl/>
        <w:wordWrap/>
        <w:autoSpaceDE/>
        <w:autoSpaceDN/>
      </w:pPr>
      <w:r>
        <w:br w:type="page"/>
      </w:r>
    </w:p>
    <w:p w14:paraId="2AF30B1B" w14:textId="77777777" w:rsidR="00D85C31" w:rsidRDefault="000B5ACA" w:rsidP="000B5ACA">
      <w:pPr>
        <w:pStyle w:val="1"/>
        <w:numPr>
          <w:ilvl w:val="0"/>
          <w:numId w:val="2"/>
        </w:numPr>
      </w:pPr>
      <w:bookmarkStart w:id="206" w:name="_Toc38957409"/>
      <w:r>
        <w:rPr>
          <w:rFonts w:hint="eastAsia"/>
        </w:rPr>
        <w:lastRenderedPageBreak/>
        <w:t>X</w:t>
      </w:r>
      <w:r>
        <w:t xml:space="preserve">ML </w:t>
      </w:r>
      <w:r>
        <w:rPr>
          <w:rFonts w:hint="eastAsia"/>
        </w:rPr>
        <w:t xml:space="preserve">구현 </w:t>
      </w:r>
      <w:r w:rsidR="002F1EDF">
        <w:rPr>
          <w:rFonts w:hint="eastAsia"/>
        </w:rPr>
        <w:t>방법</w:t>
      </w:r>
      <w:bookmarkEnd w:id="206"/>
    </w:p>
    <w:p w14:paraId="48FDC88D" w14:textId="70833434" w:rsidR="000B5ACA" w:rsidRDefault="000B5ACA" w:rsidP="000B5ACA">
      <w:r>
        <w:rPr>
          <w:rFonts w:hint="eastAsia"/>
        </w:rPr>
        <w:t xml:space="preserve"> </w:t>
      </w:r>
      <w:r w:rsidR="009A6D0F">
        <w:rPr>
          <w:rFonts w:hint="eastAsia"/>
        </w:rPr>
        <w:t xml:space="preserve">본 단원에서는 앞에서 소개한 각 객체를 </w:t>
      </w:r>
      <w:r w:rsidR="009A6D0F">
        <w:t>XML</w:t>
      </w:r>
      <w:r w:rsidR="002F1EDF">
        <w:rPr>
          <w:rFonts w:hint="eastAsia"/>
        </w:rPr>
        <w:t>로</w:t>
      </w:r>
      <w:r w:rsidR="002F1EDF">
        <w:t xml:space="preserve"> </w:t>
      </w:r>
      <w:r w:rsidR="002F1EDF">
        <w:rPr>
          <w:rFonts w:hint="eastAsia"/>
        </w:rPr>
        <w:t>기술하는 방법을 기술한다</w:t>
      </w:r>
      <w:r w:rsidR="009A6D0F">
        <w:rPr>
          <w:rFonts w:hint="eastAsia"/>
        </w:rPr>
        <w:t>.</w:t>
      </w:r>
      <w:r w:rsidR="000952E0">
        <w:t xml:space="preserve"> </w:t>
      </w:r>
      <w:r w:rsidR="000952E0">
        <w:rPr>
          <w:rFonts w:hint="eastAsia"/>
        </w:rPr>
        <w:t>각 예시는 올바른 작성 예를 나타낼 뿐이고, 본 문서에 작성된 예시만으로는 작동이 가능한 완전한 예를 만들 수 없다.</w:t>
      </w:r>
    </w:p>
    <w:p w14:paraId="4B039679" w14:textId="77777777" w:rsidR="009A6D0F" w:rsidRDefault="008B7A1A" w:rsidP="008B7A1A">
      <w:pPr>
        <w:pStyle w:val="2"/>
        <w:numPr>
          <w:ilvl w:val="1"/>
          <w:numId w:val="2"/>
        </w:numPr>
      </w:pPr>
      <w:bookmarkStart w:id="207" w:name="_Toc38957410"/>
      <w:r>
        <w:rPr>
          <w:rFonts w:hint="eastAsia"/>
        </w:rPr>
        <w:t xml:space="preserve">배역 </w:t>
      </w:r>
      <w:r>
        <w:t>(Role)</w:t>
      </w:r>
      <w:bookmarkEnd w:id="20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6274" w:rsidRPr="009E2093" w14:paraId="18A8C4A6" w14:textId="77777777" w:rsidTr="00736274">
        <w:tc>
          <w:tcPr>
            <w:tcW w:w="9016" w:type="dxa"/>
          </w:tcPr>
          <w:p w14:paraId="68C185D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&lt;Roles&gt;</w:t>
            </w:r>
          </w:p>
          <w:p w14:paraId="63377B7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62895F1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&gt;ROL000&lt;/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4B112E9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</w:t>
            </w:r>
            <w:proofErr w:type="spellStart"/>
            <w:r w:rsidRPr="003C4F59">
              <w:rPr>
                <w:rFonts w:ascii="D2Coding" w:eastAsia="D2Coding" w:hAnsi="D2Coding"/>
              </w:rPr>
              <w:t>나레이터</w:t>
            </w:r>
            <w:proofErr w:type="spellEnd"/>
            <w:r w:rsidRPr="003C4F59">
              <w:rPr>
                <w:rFonts w:ascii="D2Coding" w:eastAsia="D2Coding" w:hAnsi="D2Coding"/>
              </w:rPr>
              <w:t>&lt;/Name&gt;</w:t>
            </w:r>
          </w:p>
          <w:p w14:paraId="6D3677F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&lt;Position&gt;Narrator&lt;/Position&gt;</w:t>
            </w:r>
          </w:p>
          <w:p w14:paraId="5DA5B97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&lt;Description&gt;해설 캡션을 담당&lt;/Description&gt;</w:t>
            </w:r>
          </w:p>
          <w:p w14:paraId="39C7F53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4716748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43803D9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&gt;ROL001&lt;/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29C6F98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&lt;Name&gt;김민수&lt;/Name&gt;</w:t>
            </w:r>
          </w:p>
          <w:p w14:paraId="515FBB0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&lt;Position&gt;Leader&lt;/Position&gt;</w:t>
            </w:r>
          </w:p>
          <w:p w14:paraId="60971FE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&lt;Description&gt;시나리오 주인공&lt;/Description&gt;</w:t>
            </w:r>
          </w:p>
          <w:p w14:paraId="20B1019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79DFC580" w14:textId="051D7161" w:rsidR="009E2093" w:rsidRPr="009E2093" w:rsidRDefault="003C4F59" w:rsidP="00E3474B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&lt;/Roles&gt;</w:t>
            </w:r>
          </w:p>
        </w:tc>
      </w:tr>
    </w:tbl>
    <w:p w14:paraId="44C1547F" w14:textId="4DA591B0" w:rsidR="00DE57DD" w:rsidRDefault="004B5B0A" w:rsidP="008B7A1A">
      <w:r>
        <w:t xml:space="preserve"> </w:t>
      </w:r>
      <w:r>
        <w:rPr>
          <w:rFonts w:hint="eastAsia"/>
        </w:rPr>
        <w:t xml:space="preserve">이 때 </w:t>
      </w:r>
      <w:r>
        <w:t xml:space="preserve">Position </w:t>
      </w:r>
      <w:r>
        <w:rPr>
          <w:rFonts w:hint="eastAsia"/>
        </w:rPr>
        <w:t xml:space="preserve">타입은 </w:t>
      </w:r>
      <w:proofErr w:type="spellStart"/>
      <w:r>
        <w:t>Enum</w:t>
      </w:r>
      <w:proofErr w:type="spellEnd"/>
      <w:r>
        <w:rPr>
          <w:rFonts w:hint="eastAsia"/>
        </w:rPr>
        <w:t xml:space="preserve">으로 구현되었고 </w:t>
      </w:r>
      <w:r>
        <w:t xml:space="preserve">Leader, </w:t>
      </w:r>
      <w:r>
        <w:rPr>
          <w:rFonts w:hint="eastAsia"/>
        </w:rPr>
        <w:t>S</w:t>
      </w:r>
      <w:r>
        <w:t xml:space="preserve">upporter, Extra, Narrator </w:t>
      </w:r>
      <w:r>
        <w:rPr>
          <w:rFonts w:hint="eastAsia"/>
        </w:rPr>
        <w:t>가 정의되어 있다고 전제한다.</w:t>
      </w:r>
    </w:p>
    <w:p w14:paraId="05CCE6CF" w14:textId="5A968585" w:rsidR="008B7A1A" w:rsidRDefault="008B7A1A" w:rsidP="008B7A1A">
      <w:pPr>
        <w:pStyle w:val="2"/>
        <w:numPr>
          <w:ilvl w:val="1"/>
          <w:numId w:val="2"/>
        </w:numPr>
      </w:pPr>
      <w:bookmarkStart w:id="208" w:name="_Toc38957411"/>
      <w:r>
        <w:rPr>
          <w:rFonts w:hint="eastAsia"/>
        </w:rPr>
        <w:t xml:space="preserve">행동 </w:t>
      </w:r>
      <w:r>
        <w:t>(Action)</w:t>
      </w:r>
      <w:bookmarkEnd w:id="20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5A03F8F1" w14:textId="77777777" w:rsidTr="00485530">
        <w:tc>
          <w:tcPr>
            <w:tcW w:w="9016" w:type="dxa"/>
          </w:tcPr>
          <w:p w14:paraId="01A856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bookmarkStart w:id="209" w:name="_Hlk38949191"/>
            <w:r w:rsidRPr="003C4F59">
              <w:rPr>
                <w:rFonts w:ascii="D2Coding" w:eastAsia="D2Coding" w:hAnsi="D2Coding"/>
              </w:rPr>
              <w:t>&lt;Actions&gt;</w:t>
            </w:r>
          </w:p>
          <w:p w14:paraId="32096C1E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2E859BC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&gt;ACT000&lt;/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56B627A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&lt;Description&gt;커피-아메리카노 선택&lt;/Description&gt;</w:t>
            </w:r>
          </w:p>
          <w:p w14:paraId="251CFC2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&lt;Value&gt;아메리카노&lt;/Value&gt;</w:t>
            </w:r>
          </w:p>
          <w:p w14:paraId="6401BC9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&gt;김민수&lt;/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31AD63B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&gt;false&lt;/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63D85D4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7E7EF3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674ED61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&gt;ACT001&lt;/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5677796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&lt;Description&gt;커피-카페라떼 선택&lt;/Description&gt;</w:t>
            </w:r>
          </w:p>
          <w:p w14:paraId="407A6BB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&lt;Value&gt;카페라떼&lt;/Value&gt;</w:t>
            </w:r>
          </w:p>
          <w:p w14:paraId="3382535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&gt;김민수&lt;/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29C536D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&gt;false&lt;/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41621869" w14:textId="77777777" w:rsidR="00773B44" w:rsidRDefault="003C4F59" w:rsidP="00773B44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0357CA99" w14:textId="5C2A70B1" w:rsidR="003C4F59" w:rsidRPr="00E3474B" w:rsidRDefault="003C4F59" w:rsidP="00773B44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/Actions&gt;</w:t>
            </w:r>
          </w:p>
        </w:tc>
      </w:tr>
    </w:tbl>
    <w:p w14:paraId="02D4ED76" w14:textId="7634CFF1" w:rsidR="006E26D4" w:rsidRDefault="006E26D4">
      <w:pPr>
        <w:widowControl/>
        <w:wordWrap/>
        <w:autoSpaceDE/>
        <w:autoSpaceDN/>
      </w:pPr>
    </w:p>
    <w:p w14:paraId="655A88C4" w14:textId="77777777" w:rsidR="00B870AD" w:rsidRDefault="008B7A1A" w:rsidP="008B7A1A">
      <w:pPr>
        <w:pStyle w:val="2"/>
        <w:numPr>
          <w:ilvl w:val="1"/>
          <w:numId w:val="2"/>
        </w:numPr>
      </w:pPr>
      <w:bookmarkStart w:id="210" w:name="_Toc38957412"/>
      <w:bookmarkEnd w:id="209"/>
      <w:proofErr w:type="spellStart"/>
      <w:r>
        <w:rPr>
          <w:rFonts w:hint="eastAsia"/>
        </w:rPr>
        <w:lastRenderedPageBreak/>
        <w:t>퍼셉트론</w:t>
      </w:r>
      <w:proofErr w:type="spellEnd"/>
      <w:r>
        <w:rPr>
          <w:rFonts w:hint="eastAsia"/>
        </w:rPr>
        <w:t xml:space="preserve"> </w:t>
      </w:r>
      <w:r>
        <w:t>(Perceptron)</w:t>
      </w:r>
      <w:bookmarkEnd w:id="21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3E4C0E30" w14:textId="77777777" w:rsidTr="00DB40BF">
        <w:tc>
          <w:tcPr>
            <w:tcW w:w="9016" w:type="dxa"/>
          </w:tcPr>
          <w:p w14:paraId="4997CD2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&lt;</w:t>
            </w:r>
            <w:proofErr w:type="spellStart"/>
            <w:r w:rsidRPr="00EE25CE">
              <w:rPr>
                <w:rFonts w:ascii="D2Coding" w:eastAsia="D2Coding" w:hAnsi="D2Coding"/>
              </w:rPr>
              <w:t>Perceptrons</w:t>
            </w:r>
            <w:proofErr w:type="spellEnd"/>
            <w:r w:rsidRPr="00EE25CE">
              <w:rPr>
                <w:rFonts w:ascii="D2Coding" w:eastAsia="D2Coding" w:hAnsi="D2Coding"/>
              </w:rPr>
              <w:t>&gt;</w:t>
            </w:r>
          </w:p>
          <w:p w14:paraId="5FA708F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&lt;Perceptron&gt;</w:t>
            </w:r>
          </w:p>
          <w:p w14:paraId="260EFE5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</w:t>
            </w:r>
            <w:proofErr w:type="spellStart"/>
            <w:r w:rsidRPr="00EE25CE">
              <w:rPr>
                <w:rFonts w:ascii="D2Coding" w:eastAsia="D2Coding" w:hAnsi="D2Coding"/>
              </w:rPr>
              <w:t>SerialNumber</w:t>
            </w:r>
            <w:proofErr w:type="spellEnd"/>
            <w:r w:rsidRPr="00EE25CE">
              <w:rPr>
                <w:rFonts w:ascii="D2Coding" w:eastAsia="D2Coding" w:hAnsi="D2Coding"/>
              </w:rPr>
              <w:t>&gt;PER000&lt;/</w:t>
            </w:r>
            <w:proofErr w:type="spellStart"/>
            <w:r w:rsidRPr="00EE25CE">
              <w:rPr>
                <w:rFonts w:ascii="D2Coding" w:eastAsia="D2Coding" w:hAnsi="D2Coding"/>
              </w:rPr>
              <w:t>SerialNumber</w:t>
            </w:r>
            <w:proofErr w:type="spellEnd"/>
            <w:r w:rsidRPr="00EE25CE">
              <w:rPr>
                <w:rFonts w:ascii="D2Coding" w:eastAsia="D2Coding" w:hAnsi="D2Coding"/>
              </w:rPr>
              <w:t>&gt;</w:t>
            </w:r>
          </w:p>
          <w:p w14:paraId="283FFB97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&lt;Description&gt;커피 사이즈 선택&lt;/Description&gt;</w:t>
            </w:r>
          </w:p>
          <w:p w14:paraId="39A39B3C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&lt;Inputs&gt;</w:t>
            </w:r>
          </w:p>
          <w:p w14:paraId="54871C4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&lt;Input&gt;ACT006&lt;/Input&gt;</w:t>
            </w:r>
          </w:p>
          <w:p w14:paraId="5E555EB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&lt;Input&gt;ACT007&lt;/Input&gt;</w:t>
            </w:r>
          </w:p>
          <w:p w14:paraId="0C2024F2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&lt;Input&gt;ACT008&lt;/Input&gt;</w:t>
            </w:r>
          </w:p>
          <w:p w14:paraId="483618C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&lt;Input&gt;ACT009&lt;/Input&gt;</w:t>
            </w:r>
          </w:p>
          <w:p w14:paraId="5E6255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&lt;/Inputs&gt;</w:t>
            </w:r>
          </w:p>
          <w:p w14:paraId="7D845CD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&lt;Weights&gt;</w:t>
            </w:r>
          </w:p>
          <w:p w14:paraId="59E9A8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73FF6E7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293D98B5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3B182AB3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&lt;Weight&gt;0.0&lt;/Weight&gt;</w:t>
            </w:r>
          </w:p>
          <w:p w14:paraId="292AF1C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&lt;/Weights&gt;</w:t>
            </w:r>
          </w:p>
          <w:p w14:paraId="6F8AA74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&lt;Bias&gt;0&lt;/Bias&gt;</w:t>
            </w:r>
          </w:p>
          <w:p w14:paraId="354020E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&lt;/Perceptron&gt;</w:t>
            </w:r>
          </w:p>
          <w:p w14:paraId="2B9CED65" w14:textId="06DBCDF2" w:rsidR="009F6832" w:rsidRPr="00485530" w:rsidRDefault="00EE25CE" w:rsidP="009F6832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</w:t>
            </w:r>
            <w:proofErr w:type="spellStart"/>
            <w:r>
              <w:rPr>
                <w:rFonts w:ascii="D2Coding" w:eastAsia="D2Coding" w:hAnsi="D2Coding"/>
              </w:rPr>
              <w:t>Perceptrons</w:t>
            </w:r>
            <w:proofErr w:type="spellEnd"/>
            <w:r>
              <w:rPr>
                <w:rFonts w:ascii="D2Coding" w:eastAsia="D2Coding" w:hAnsi="D2Coding"/>
              </w:rPr>
              <w:t>&gt;</w:t>
            </w:r>
          </w:p>
        </w:tc>
      </w:tr>
    </w:tbl>
    <w:p w14:paraId="255CDADC" w14:textId="77777777" w:rsidR="008B7A1A" w:rsidRDefault="008B7A1A" w:rsidP="008B7A1A">
      <w:pPr>
        <w:pStyle w:val="2"/>
        <w:numPr>
          <w:ilvl w:val="1"/>
          <w:numId w:val="2"/>
        </w:numPr>
      </w:pPr>
      <w:bookmarkStart w:id="211" w:name="_Toc38957413"/>
      <w:r>
        <w:rPr>
          <w:rFonts w:hint="eastAsia"/>
        </w:rPr>
        <w:t xml:space="preserve">원인 </w:t>
      </w:r>
      <w:r>
        <w:t>(Cause)</w:t>
      </w:r>
      <w:bookmarkEnd w:id="21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48928B8" w14:textId="77777777" w:rsidTr="00DB40BF">
        <w:tc>
          <w:tcPr>
            <w:tcW w:w="9016" w:type="dxa"/>
          </w:tcPr>
          <w:p w14:paraId="6BA5DD3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&lt;Causes&gt;</w:t>
            </w:r>
          </w:p>
          <w:p w14:paraId="552454F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&lt;Cause&gt;</w:t>
            </w:r>
          </w:p>
          <w:p w14:paraId="6DDCFE7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</w:t>
            </w:r>
            <w:proofErr w:type="spellStart"/>
            <w:r w:rsidRPr="009F6832">
              <w:rPr>
                <w:rFonts w:ascii="D2Coding" w:eastAsia="D2Coding" w:hAnsi="D2Coding"/>
              </w:rPr>
              <w:t>SerialNumber</w:t>
            </w:r>
            <w:proofErr w:type="spellEnd"/>
            <w:r w:rsidRPr="009F6832">
              <w:rPr>
                <w:rFonts w:ascii="D2Coding" w:eastAsia="D2Coding" w:hAnsi="D2Coding"/>
              </w:rPr>
              <w:t>&gt;CAU000&lt;/</w:t>
            </w:r>
            <w:proofErr w:type="spellStart"/>
            <w:r w:rsidRPr="009F6832">
              <w:rPr>
                <w:rFonts w:ascii="D2Coding" w:eastAsia="D2Coding" w:hAnsi="D2Coding"/>
              </w:rPr>
              <w:t>SerialNumber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521B20E7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&lt;Description&gt;사이즈 선택여부&lt;/Description&gt;</w:t>
            </w:r>
          </w:p>
          <w:p w14:paraId="75CA198D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&lt;Perceptron&gt;PER000&lt;/Perceptron&gt;</w:t>
            </w:r>
          </w:p>
          <w:p w14:paraId="65433C0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</w:t>
            </w:r>
            <w:proofErr w:type="spellStart"/>
            <w:r w:rsidRPr="009F6832">
              <w:rPr>
                <w:rFonts w:ascii="D2Coding" w:eastAsia="D2Coding" w:hAnsi="D2Coding"/>
              </w:rPr>
              <w:t>Nexts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5F635B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&lt;Next&gt;CAP008&lt;/Next&gt; </w:t>
            </w:r>
            <w:proofErr w:type="gramStart"/>
            <w:r w:rsidRPr="009F6832">
              <w:rPr>
                <w:rFonts w:ascii="D2Coding" w:eastAsia="D2Coding" w:hAnsi="D2Coding"/>
              </w:rPr>
              <w:t>&lt;!--</w:t>
            </w:r>
            <w:proofErr w:type="gramEnd"/>
            <w:r w:rsidRPr="009F6832">
              <w:rPr>
                <w:rFonts w:ascii="D2Coding" w:eastAsia="D2Coding" w:hAnsi="D2Coding"/>
              </w:rPr>
              <w:t> 사이즈 물어보기 --&gt;</w:t>
            </w:r>
          </w:p>
          <w:p w14:paraId="01C28700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&lt;Next&gt;CAP007&lt;/Next&gt; </w:t>
            </w:r>
            <w:proofErr w:type="gramStart"/>
            <w:r w:rsidRPr="009F6832">
              <w:rPr>
                <w:rFonts w:ascii="D2Coding" w:eastAsia="D2Coding" w:hAnsi="D2Coding"/>
              </w:rPr>
              <w:t>&lt;!--</w:t>
            </w:r>
            <w:proofErr w:type="gramEnd"/>
            <w:r w:rsidRPr="009F6832">
              <w:rPr>
                <w:rFonts w:ascii="D2Coding" w:eastAsia="D2Coding" w:hAnsi="D2Coding"/>
              </w:rPr>
              <w:t> 사이즈 말함 --&gt;</w:t>
            </w:r>
          </w:p>
          <w:p w14:paraId="1EC1C6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</w:t>
            </w:r>
            <w:proofErr w:type="spellStart"/>
            <w:r w:rsidRPr="009F6832">
              <w:rPr>
                <w:rFonts w:ascii="D2Coding" w:eastAsia="D2Coding" w:hAnsi="D2Coding"/>
              </w:rPr>
              <w:t>Nexts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0AF151C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&lt;Thresholds&gt;</w:t>
            </w:r>
          </w:p>
          <w:p w14:paraId="66DAC3A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&lt;Threshold&gt;0.5&lt;/Threshold&gt;</w:t>
            </w:r>
          </w:p>
          <w:p w14:paraId="71903295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&lt;/Thresholds&gt;</w:t>
            </w:r>
          </w:p>
          <w:p w14:paraId="43F16D5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&lt;/Cause&gt;</w:t>
            </w:r>
          </w:p>
          <w:p w14:paraId="5A5D3362" w14:textId="4F3ECE37" w:rsidR="00485530" w:rsidRPr="00485530" w:rsidRDefault="009F6832" w:rsidP="00FD6D25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/Causes&gt;</w:t>
            </w:r>
          </w:p>
        </w:tc>
      </w:tr>
    </w:tbl>
    <w:p w14:paraId="2B82089A" w14:textId="77777777" w:rsidR="00FD6D25" w:rsidRDefault="00FD6D25">
      <w:pPr>
        <w:widowControl/>
        <w:wordWrap/>
        <w:autoSpaceDE/>
        <w:autoSpaceDN/>
      </w:pPr>
      <w:r>
        <w:br w:type="page"/>
      </w:r>
    </w:p>
    <w:p w14:paraId="50830373" w14:textId="77777777" w:rsidR="008B7A1A" w:rsidRDefault="00FC0906" w:rsidP="00FC0906">
      <w:pPr>
        <w:pStyle w:val="2"/>
        <w:numPr>
          <w:ilvl w:val="1"/>
          <w:numId w:val="2"/>
        </w:numPr>
      </w:pPr>
      <w:bookmarkStart w:id="212" w:name="_Toc38957414"/>
      <w:r>
        <w:rPr>
          <w:rFonts w:hint="eastAsia"/>
        </w:rPr>
        <w:lastRenderedPageBreak/>
        <w:t xml:space="preserve">선택지 </w:t>
      </w:r>
      <w:r>
        <w:t>(Option)</w:t>
      </w:r>
      <w:bookmarkEnd w:id="21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7C08C581" w14:textId="77777777" w:rsidTr="00DB40BF">
        <w:tc>
          <w:tcPr>
            <w:tcW w:w="9016" w:type="dxa"/>
          </w:tcPr>
          <w:p w14:paraId="0A4F1B40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&lt;Options&gt;</w:t>
            </w:r>
          </w:p>
          <w:p w14:paraId="17D5273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&lt;Option&gt;</w:t>
            </w:r>
          </w:p>
          <w:p w14:paraId="674E2EF6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</w:t>
            </w:r>
            <w:proofErr w:type="spellStart"/>
            <w:r w:rsidRPr="009952CF">
              <w:rPr>
                <w:rFonts w:ascii="D2Coding" w:eastAsia="D2Coding" w:hAnsi="D2Coding"/>
              </w:rPr>
              <w:t>SerialNumber</w:t>
            </w:r>
            <w:proofErr w:type="spellEnd"/>
            <w:r w:rsidRPr="009952CF">
              <w:rPr>
                <w:rFonts w:ascii="D2Coding" w:eastAsia="D2Coding" w:hAnsi="D2Coding"/>
              </w:rPr>
              <w:t>&gt;OPT000&lt;/</w:t>
            </w:r>
            <w:proofErr w:type="spellStart"/>
            <w:r w:rsidRPr="009952CF">
              <w:rPr>
                <w:rFonts w:ascii="D2Coding" w:eastAsia="D2Coding" w:hAnsi="D2Coding"/>
              </w:rPr>
              <w:t>SerialNumber</w:t>
            </w:r>
            <w:proofErr w:type="spellEnd"/>
            <w:r w:rsidRPr="009952CF">
              <w:rPr>
                <w:rFonts w:ascii="D2Coding" w:eastAsia="D2Coding" w:hAnsi="D2Coding"/>
              </w:rPr>
              <w:t>&gt;</w:t>
            </w:r>
          </w:p>
          <w:p w14:paraId="3D6C863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&lt;Description&gt;커피 메뉴 선택&lt;/Description&gt;</w:t>
            </w:r>
          </w:p>
          <w:p w14:paraId="076670B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&lt;Actions&gt;</w:t>
            </w:r>
          </w:p>
          <w:p w14:paraId="7FFF93F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&lt;Action&gt;ACT000&lt;/Action&gt;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커피-아메리카노 선택 --&gt;</w:t>
            </w:r>
          </w:p>
          <w:p w14:paraId="0ADC69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&lt;Action&gt;ACT001&lt;/Action&gt;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커피-카페라떼 선택 --&gt;</w:t>
            </w:r>
          </w:p>
          <w:p w14:paraId="44C2C7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&lt;Action&gt;ACT002&lt;/Action&gt;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커피-녹차 선택 --&gt;</w:t>
            </w:r>
          </w:p>
          <w:p w14:paraId="7F67058F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&lt;Action&gt;ACT003&lt;/Action&gt;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</w:t>
            </w:r>
            <w:proofErr w:type="spellStart"/>
            <w:r w:rsidRPr="009952CF">
              <w:rPr>
                <w:rFonts w:ascii="D2Coding" w:eastAsia="D2Coding" w:hAnsi="D2Coding"/>
              </w:rPr>
              <w:t>초코라떼</w:t>
            </w:r>
            <w:proofErr w:type="spellEnd"/>
            <w:r w:rsidRPr="009952CF">
              <w:rPr>
                <w:rFonts w:ascii="D2Coding" w:eastAsia="D2Coding" w:hAnsi="D2Coding"/>
              </w:rPr>
              <w:t> 선택 --&gt;</w:t>
            </w:r>
          </w:p>
          <w:p w14:paraId="2E4D49CB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&lt;/Actions&gt;</w:t>
            </w:r>
          </w:p>
          <w:p w14:paraId="6614BA8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</w:t>
            </w:r>
            <w:proofErr w:type="spellStart"/>
            <w:r w:rsidRPr="009952CF">
              <w:rPr>
                <w:rFonts w:ascii="D2Coding" w:eastAsia="D2Coding" w:hAnsi="D2Coding"/>
              </w:rPr>
              <w:t>IsMultiple</w:t>
            </w:r>
            <w:proofErr w:type="spellEnd"/>
            <w:r w:rsidRPr="009952CF">
              <w:rPr>
                <w:rFonts w:ascii="D2Coding" w:eastAsia="D2Coding" w:hAnsi="D2Coding"/>
              </w:rPr>
              <w:t>&gt;false&lt;/</w:t>
            </w:r>
            <w:proofErr w:type="spellStart"/>
            <w:r w:rsidRPr="009952CF">
              <w:rPr>
                <w:rFonts w:ascii="D2Coding" w:eastAsia="D2Coding" w:hAnsi="D2Coding"/>
              </w:rPr>
              <w:t>IsMultiple</w:t>
            </w:r>
            <w:proofErr w:type="spellEnd"/>
            <w:r w:rsidRPr="009952CF">
              <w:rPr>
                <w:rFonts w:ascii="D2Coding" w:eastAsia="D2Coding" w:hAnsi="D2Coding"/>
              </w:rPr>
              <w:t>&gt;</w:t>
            </w:r>
          </w:p>
          <w:p w14:paraId="444589D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&lt;/Option&gt;</w:t>
            </w:r>
          </w:p>
          <w:p w14:paraId="476B5781" w14:textId="16DB3302" w:rsidR="00F7220D" w:rsidRPr="00485530" w:rsidRDefault="009952CF" w:rsidP="00514273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/Options&gt;</w:t>
            </w:r>
          </w:p>
        </w:tc>
      </w:tr>
    </w:tbl>
    <w:p w14:paraId="595E64C2" w14:textId="42727441" w:rsidR="00DE57DD" w:rsidRDefault="00DE57DD" w:rsidP="001D727D">
      <w:pPr>
        <w:widowControl/>
        <w:wordWrap/>
        <w:autoSpaceDE/>
        <w:autoSpaceDN/>
      </w:pPr>
    </w:p>
    <w:p w14:paraId="1CB9D33E" w14:textId="77777777" w:rsidR="00FC0906" w:rsidRDefault="00FC0906" w:rsidP="00FC0906">
      <w:pPr>
        <w:pStyle w:val="2"/>
        <w:numPr>
          <w:ilvl w:val="1"/>
          <w:numId w:val="2"/>
        </w:numPr>
      </w:pPr>
      <w:bookmarkStart w:id="213" w:name="_Toc38957415"/>
      <w:r>
        <w:rPr>
          <w:rFonts w:hint="eastAsia"/>
        </w:rPr>
        <w:t xml:space="preserve">캡션 </w:t>
      </w:r>
      <w:r>
        <w:t>(Caption)</w:t>
      </w:r>
      <w:bookmarkEnd w:id="21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688FDA4" w14:textId="77777777" w:rsidTr="00DB40BF">
        <w:tc>
          <w:tcPr>
            <w:tcW w:w="9016" w:type="dxa"/>
          </w:tcPr>
          <w:p w14:paraId="6ED9526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&lt;Captions&gt;</w:t>
            </w:r>
          </w:p>
          <w:p w14:paraId="223A3BF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2F1C305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&gt;CAP000&lt;/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777C5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&lt;Dialogue&gt;민수는 오늘 복지관에서 진행하는 1회성 요리 프로그램(13시 시작)에 참여하려고 한다. 복지관까지 가는데 30분 정도 걸리기 때문에 여유 있게 12시에 출발해서 가는 길에 카페에 들러 아이스 아메리카노를 사서 들고 갈 </w:t>
            </w:r>
            <w:proofErr w:type="gramStart"/>
            <w:r w:rsidRPr="00583630">
              <w:rPr>
                <w:rFonts w:ascii="D2Coding" w:eastAsia="D2Coding" w:hAnsi="D2Coding"/>
              </w:rPr>
              <w:t>예정이다.&lt;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78E2E91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341632D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  <w:proofErr w:type="spellStart"/>
            <w:r w:rsidRPr="00583630">
              <w:rPr>
                <w:rFonts w:ascii="D2Coding" w:eastAsia="D2Coding" w:hAnsi="D2Coding"/>
              </w:rPr>
              <w:t>나레이터</w:t>
            </w:r>
            <w:proofErr w:type="spellEnd"/>
            <w:r w:rsidRPr="00583630">
              <w:rPr>
                <w:rFonts w:ascii="D2Coding" w:eastAsia="D2Coding" w:hAnsi="D2Coding"/>
              </w:rPr>
              <w:t>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2AA11A4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&gt;CAP001&lt;/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17393B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9F7F80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8F3F99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32BBF5A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&gt;CAP001&lt;/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FCB8D3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&lt;Dialogue&gt;점심시간이라 사람이 많은 스타벅스 안, 한참 기다렸다. 여전히 민수 뒤에는 사람들이 </w:t>
            </w:r>
            <w:proofErr w:type="gramStart"/>
            <w:r w:rsidRPr="00583630">
              <w:rPr>
                <w:rFonts w:ascii="D2Coding" w:eastAsia="D2Coding" w:hAnsi="D2Coding"/>
              </w:rPr>
              <w:t>많다.&lt;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6EF53B6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0F43F0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  <w:proofErr w:type="spellStart"/>
            <w:r w:rsidRPr="00583630">
              <w:rPr>
                <w:rFonts w:ascii="D2Coding" w:eastAsia="D2Coding" w:hAnsi="D2Coding"/>
              </w:rPr>
              <w:t>나레이터</w:t>
            </w:r>
            <w:proofErr w:type="spellEnd"/>
            <w:r w:rsidRPr="00583630">
              <w:rPr>
                <w:rFonts w:ascii="D2Coding" w:eastAsia="D2Coding" w:hAnsi="D2Coding"/>
              </w:rPr>
              <w:t>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5229EF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&gt;CAP002&lt;/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C398F7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741E6B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63C67C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7664FAD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&gt;CAP002&lt;/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1AF86FB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</w:t>
            </w:r>
            <w:proofErr w:type="spellStart"/>
            <w:r w:rsidRPr="00583630">
              <w:rPr>
                <w:rFonts w:ascii="D2Coding" w:eastAsia="D2Coding" w:hAnsi="D2Coding"/>
              </w:rPr>
              <w:t>어서오세요</w:t>
            </w:r>
            <w:proofErr w:type="spellEnd"/>
            <w:r w:rsidRPr="00583630">
              <w:rPr>
                <w:rFonts w:ascii="D2Coding" w:eastAsia="D2Coding" w:hAnsi="D2Coding"/>
              </w:rPr>
              <w:t>. </w:t>
            </w:r>
            <w:proofErr w:type="spellStart"/>
            <w:proofErr w:type="gramStart"/>
            <w:r w:rsidRPr="00583630">
              <w:rPr>
                <w:rFonts w:ascii="D2Coding" w:eastAsia="D2Coding" w:hAnsi="D2Coding"/>
              </w:rPr>
              <w:t>주문하시겠어요</w:t>
            </w:r>
            <w:proofErr w:type="spellEnd"/>
            <w:r w:rsidRPr="00583630">
              <w:rPr>
                <w:rFonts w:ascii="D2Coding" w:eastAsia="D2Coding" w:hAnsi="D2Coding"/>
              </w:rPr>
              <w:t>?&lt;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47E17B6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30479DF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&gt;점원&lt;/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684097C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lastRenderedPageBreak/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&gt;CAP003&lt;/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26CC47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&lt;Option&gt;OPT000&lt;/Option&gt;</w:t>
            </w:r>
          </w:p>
          <w:p w14:paraId="31B920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622CAF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FD053D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162D6C9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&gt;CAP003&lt;/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7AAF47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&lt;Dialogue&gt;{0} </w:t>
            </w:r>
            <w:proofErr w:type="gramStart"/>
            <w:r w:rsidRPr="00583630">
              <w:rPr>
                <w:rFonts w:ascii="D2Coding" w:eastAsia="D2Coding" w:hAnsi="D2Coding"/>
              </w:rPr>
              <w:t>주세요.&lt;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2471EB8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166440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&gt;김민수&lt;/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0B4CCF8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&gt;CAP004&lt;/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1CC1779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4515624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69E0094" w14:textId="3B011F0E" w:rsidR="001F7716" w:rsidRPr="00485530" w:rsidRDefault="00583630" w:rsidP="009A36EF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/Captions&gt;</w:t>
            </w:r>
          </w:p>
        </w:tc>
      </w:tr>
    </w:tbl>
    <w:p w14:paraId="25C9A1D1" w14:textId="77777777" w:rsidR="00DE57DD" w:rsidRDefault="00DE57DD" w:rsidP="00FC0906"/>
    <w:p w14:paraId="60DC0923" w14:textId="77777777" w:rsidR="00BA7468" w:rsidRDefault="00BA7468" w:rsidP="00BA7468">
      <w:pPr>
        <w:pStyle w:val="2"/>
        <w:numPr>
          <w:ilvl w:val="1"/>
          <w:numId w:val="2"/>
        </w:numPr>
      </w:pPr>
      <w:bookmarkStart w:id="214" w:name="_Toc38957416"/>
      <w:r>
        <w:rPr>
          <w:rFonts w:hint="eastAsia"/>
        </w:rPr>
        <w:t xml:space="preserve">장면 </w:t>
      </w:r>
      <w:r>
        <w:t>(Scene)</w:t>
      </w:r>
      <w:bookmarkEnd w:id="21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F92FD2A" w14:textId="77777777" w:rsidTr="00DB40BF">
        <w:tc>
          <w:tcPr>
            <w:tcW w:w="9016" w:type="dxa"/>
          </w:tcPr>
          <w:p w14:paraId="37F7C9CB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&lt;Scenes&gt;</w:t>
            </w:r>
          </w:p>
          <w:p w14:paraId="38054CF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&lt;Scene&gt;</w:t>
            </w:r>
          </w:p>
          <w:p w14:paraId="3E672A0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&gt;SNE000&lt;/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16C4172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- 주문&lt;/Description&gt;</w:t>
            </w:r>
          </w:p>
          <w:p w14:paraId="7BB8E70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&lt;Caption&gt;CAP000&lt;/Caption&gt;</w:t>
            </w:r>
          </w:p>
          <w:p w14:paraId="7F8378F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HasCause</w:t>
            </w:r>
            <w:proofErr w:type="spellEnd"/>
            <w:r w:rsidRPr="005C4503">
              <w:rPr>
                <w:rFonts w:ascii="D2Coding" w:eastAsia="D2Coding" w:hAnsi="D2Coding"/>
              </w:rPr>
              <w:t>&gt;false&lt;/</w:t>
            </w:r>
            <w:proofErr w:type="spellStart"/>
            <w:r w:rsidRPr="005C4503">
              <w:rPr>
                <w:rFonts w:ascii="D2Coding" w:eastAsia="D2Coding" w:hAnsi="D2Coding"/>
              </w:rPr>
              <w:t>HasCause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71C486F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1B7A15C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&lt;/Scene&gt;</w:t>
            </w:r>
          </w:p>
          <w:p w14:paraId="16E6CEAA" w14:textId="46060E2B" w:rsidR="005C4503" w:rsidRPr="00485530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&lt;/Scenes&gt;</w:t>
            </w:r>
          </w:p>
        </w:tc>
      </w:tr>
    </w:tbl>
    <w:p w14:paraId="2C267702" w14:textId="004527D9" w:rsidR="00D93D01" w:rsidRDefault="00D93D01" w:rsidP="00BA7468"/>
    <w:p w14:paraId="58BDCA76" w14:textId="77777777" w:rsidR="00BA7468" w:rsidRDefault="00BA7468" w:rsidP="00BA7468">
      <w:pPr>
        <w:pStyle w:val="2"/>
        <w:numPr>
          <w:ilvl w:val="1"/>
          <w:numId w:val="2"/>
        </w:numPr>
      </w:pPr>
      <w:bookmarkStart w:id="215" w:name="_Toc38957417"/>
      <w:r>
        <w:rPr>
          <w:rFonts w:hint="eastAsia"/>
        </w:rPr>
        <w:t xml:space="preserve">시나리오 </w:t>
      </w:r>
      <w:r>
        <w:t>(Scenario)</w:t>
      </w:r>
      <w:bookmarkEnd w:id="21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A42F1DF" w14:textId="77777777" w:rsidTr="00DB40BF">
        <w:tc>
          <w:tcPr>
            <w:tcW w:w="9016" w:type="dxa"/>
          </w:tcPr>
          <w:p w14:paraId="0CA9A3D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&lt;Scenarios&gt;</w:t>
            </w:r>
          </w:p>
          <w:p w14:paraId="62FF806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&lt;Scenario&gt;</w:t>
            </w:r>
          </w:p>
          <w:p w14:paraId="7EED5DE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&gt;SNR000&lt;/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733793F8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시나리오&lt;/Description&gt;</w:t>
            </w:r>
          </w:p>
          <w:p w14:paraId="36348E7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&lt;Scenes&gt;</w:t>
            </w:r>
          </w:p>
          <w:p w14:paraId="1949A746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  &lt;Scene&gt;SNE000&lt;/Scene&gt;</w:t>
            </w:r>
          </w:p>
          <w:p w14:paraId="39A2E59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&lt;/Scenes&gt;</w:t>
            </w:r>
          </w:p>
          <w:p w14:paraId="394DF445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7EA0D9E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&lt;/Scenario&gt;</w:t>
            </w:r>
          </w:p>
          <w:p w14:paraId="0DE1CB5A" w14:textId="49B5D01D" w:rsidR="00D93D01" w:rsidRPr="00485530" w:rsidRDefault="005C4503" w:rsidP="00D95BE2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&lt;/Scenarios&gt;</w:t>
            </w:r>
          </w:p>
        </w:tc>
      </w:tr>
    </w:tbl>
    <w:p w14:paraId="6545B800" w14:textId="77777777" w:rsidR="00485530" w:rsidRDefault="00485530" w:rsidP="00485530"/>
    <w:p w14:paraId="7FE2646C" w14:textId="77777777" w:rsidR="00BA7468" w:rsidRPr="00BA7468" w:rsidRDefault="00BA7468" w:rsidP="00BA7468">
      <w:pPr>
        <w:pStyle w:val="2"/>
        <w:numPr>
          <w:ilvl w:val="1"/>
          <w:numId w:val="2"/>
        </w:numPr>
      </w:pPr>
      <w:bookmarkStart w:id="216" w:name="_Toc38957418"/>
      <w:r>
        <w:rPr>
          <w:rFonts w:hint="eastAsia"/>
        </w:rPr>
        <w:lastRenderedPageBreak/>
        <w:t xml:space="preserve">맥락 </w:t>
      </w:r>
      <w:r>
        <w:t>(Context)</w:t>
      </w:r>
      <w:bookmarkEnd w:id="2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19528EE8" w14:textId="77777777" w:rsidTr="00DB40BF">
        <w:tc>
          <w:tcPr>
            <w:tcW w:w="9016" w:type="dxa"/>
          </w:tcPr>
          <w:p w14:paraId="4A2DA95D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&lt;Contexts&gt;</w:t>
            </w:r>
          </w:p>
          <w:p w14:paraId="54C72974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&lt;Context&gt;</w:t>
            </w:r>
          </w:p>
          <w:p w14:paraId="778E2AB8" w14:textId="2E361316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del w:id="217" w:author="TAE-IN KIM" w:date="2020-05-03T17:25:00Z">
              <w:r w:rsidRPr="00170124" w:rsidDel="00E45EE1">
                <w:rPr>
                  <w:rFonts w:ascii="D2Coding" w:eastAsia="D2Coding" w:hAnsi="D2Coding"/>
                </w:rPr>
                <w:delText>SerialNumber</w:delText>
              </w:r>
            </w:del>
            <w:ins w:id="218" w:author="TAE-IN KIM" w:date="2020-05-03T17:25:00Z">
              <w:r w:rsidR="00E45EE1">
                <w:rPr>
                  <w:rFonts w:ascii="D2Coding" w:eastAsia="D2Coding" w:hAnsi="D2Coding"/>
                </w:rPr>
                <w:t>GUID</w:t>
              </w:r>
            </w:ins>
            <w:r w:rsidRPr="00170124">
              <w:rPr>
                <w:rFonts w:ascii="D2Coding" w:eastAsia="D2Coding" w:hAnsi="D2Coding"/>
              </w:rPr>
              <w:t>&gt;D87C6088-F5AC-426A-AF34-99BE0656CD9A&lt;/</w:t>
            </w:r>
            <w:del w:id="219" w:author="TAE-IN KIM" w:date="2020-05-03T17:25:00Z">
              <w:r w:rsidRPr="00170124" w:rsidDel="00E45EE1">
                <w:rPr>
                  <w:rFonts w:ascii="D2Coding" w:eastAsia="D2Coding" w:hAnsi="D2Coding"/>
                </w:rPr>
                <w:delText>SerialNumber</w:delText>
              </w:r>
            </w:del>
            <w:ins w:id="220" w:author="TAE-IN KIM" w:date="2020-05-03T17:25:00Z">
              <w:r w:rsidR="00E45EE1">
                <w:rPr>
                  <w:rFonts w:ascii="D2Coding" w:eastAsia="D2Coding" w:hAnsi="D2Coding"/>
                </w:rPr>
                <w:t>GUID</w:t>
              </w:r>
            </w:ins>
            <w:r w:rsidRPr="00170124">
              <w:rPr>
                <w:rFonts w:ascii="D2Coding" w:eastAsia="D2Coding" w:hAnsi="D2Coding"/>
              </w:rPr>
              <w:t>&gt;</w:t>
            </w:r>
          </w:p>
          <w:p w14:paraId="2409BE0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CurrentScenario</w:t>
            </w:r>
            <w:proofErr w:type="spellEnd"/>
            <w:r w:rsidRPr="00170124">
              <w:rPr>
                <w:rFonts w:ascii="D2Coding" w:eastAsia="D2Coding" w:hAnsi="D2Coding"/>
              </w:rPr>
              <w:t>&gt;SNR000&lt;/</w:t>
            </w:r>
            <w:proofErr w:type="spellStart"/>
            <w:r w:rsidRPr="00170124">
              <w:rPr>
                <w:rFonts w:ascii="D2Coding" w:eastAsia="D2Coding" w:hAnsi="D2Coding"/>
              </w:rPr>
              <w:t>CurrentScenario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24CC86B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CurrentScene</w:t>
            </w:r>
            <w:proofErr w:type="spellEnd"/>
            <w:r w:rsidRPr="00170124">
              <w:rPr>
                <w:rFonts w:ascii="D2Coding" w:eastAsia="D2Coding" w:hAnsi="D2Coding"/>
              </w:rPr>
              <w:t>&gt;SNE000&lt;/</w:t>
            </w:r>
            <w:proofErr w:type="spellStart"/>
            <w:r w:rsidRPr="00170124">
              <w:rPr>
                <w:rFonts w:ascii="D2Coding" w:eastAsia="D2Coding" w:hAnsi="D2Coding"/>
              </w:rPr>
              <w:t>CurrentScene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5559B2D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CurrentCaption</w:t>
            </w:r>
            <w:proofErr w:type="spellEnd"/>
            <w:r w:rsidRPr="00170124">
              <w:rPr>
                <w:rFonts w:ascii="D2Coding" w:eastAsia="D2Coding" w:hAnsi="D2Coding"/>
              </w:rPr>
              <w:t>&gt;CAP000&lt;/</w:t>
            </w:r>
            <w:proofErr w:type="spellStart"/>
            <w:r w:rsidRPr="00170124">
              <w:rPr>
                <w:rFonts w:ascii="D2Coding" w:eastAsia="D2Coding" w:hAnsi="D2Coding"/>
              </w:rPr>
              <w:t>CurrentCaption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6D2F9695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&lt;/Context&gt;</w:t>
            </w:r>
          </w:p>
          <w:p w14:paraId="1C558EC3" w14:textId="28AACABF" w:rsidR="00131AAD" w:rsidRPr="00170124" w:rsidRDefault="00170124" w:rsidP="0082584D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&lt;/Contexts&gt;</w:t>
            </w:r>
          </w:p>
        </w:tc>
      </w:tr>
    </w:tbl>
    <w:p w14:paraId="3C0A3D42" w14:textId="77777777" w:rsidR="00DE57DD" w:rsidRPr="008B7A1A" w:rsidRDefault="00DE57DD" w:rsidP="008B7A1A"/>
    <w:sectPr w:rsidR="00DE57DD" w:rsidRPr="008B7A1A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591FA0" w14:textId="77777777" w:rsidR="00B72A75" w:rsidRDefault="00B72A75" w:rsidP="00F30303">
      <w:pPr>
        <w:spacing w:after="0" w:line="240" w:lineRule="auto"/>
      </w:pPr>
      <w:r>
        <w:separator/>
      </w:r>
    </w:p>
  </w:endnote>
  <w:endnote w:type="continuationSeparator" w:id="0">
    <w:p w14:paraId="3C7AD186" w14:textId="77777777" w:rsidR="00B72A75" w:rsidRDefault="00B72A75" w:rsidP="00F3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053F6160-A789-4E65-8A5B-DEF629C1FDC6}"/>
    <w:embedBold r:id="rId2" w:subsetted="1" w:fontKey="{A9916B4A-60C9-4C90-92C6-DED003B45E32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B6A67832-CCA8-4781-B8D3-8D1017A75963}"/>
    <w:embedBold r:id="rId4" w:subsetted="1" w:fontKey="{3DDA03B5-0C0F-4D00-AF7A-4C80276EA01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691105C-7EB8-4E29-8EB5-BE7E4FDBAF72}"/>
    <w:embedItalic r:id="rId6" w:fontKey="{AE3654E5-1333-44E9-AFCE-3C2D0E78D8D6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7" w:subsetted="1" w:fontKey="{F81AB949-E771-4FE7-8E3A-1C4C50AA722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69044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82B7391" w14:textId="77777777" w:rsidR="00F15B6E" w:rsidRDefault="00F15B6E" w:rsidP="00F303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207CAD" w14:textId="77777777" w:rsidR="00B72A75" w:rsidRDefault="00B72A75" w:rsidP="00F30303">
      <w:pPr>
        <w:spacing w:after="0" w:line="240" w:lineRule="auto"/>
      </w:pPr>
      <w:r>
        <w:separator/>
      </w:r>
    </w:p>
  </w:footnote>
  <w:footnote w:type="continuationSeparator" w:id="0">
    <w:p w14:paraId="570CD4E3" w14:textId="77777777" w:rsidR="00B72A75" w:rsidRDefault="00B72A75" w:rsidP="00F30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F1A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2047380"/>
    <w:multiLevelType w:val="hybridMultilevel"/>
    <w:tmpl w:val="7CEAAB0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701C24E1"/>
    <w:multiLevelType w:val="hybridMultilevel"/>
    <w:tmpl w:val="09A2F36E"/>
    <w:lvl w:ilvl="0" w:tplc="04090001">
      <w:start w:val="1"/>
      <w:numFmt w:val="bullet"/>
      <w:lvlText w:val=""/>
      <w:lvlJc w:val="left"/>
      <w:pPr>
        <w:ind w:left="8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AE-IN KIM">
    <w15:presenceInfo w15:providerId="Windows Live" w15:userId="21b338281a31ff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DB"/>
    <w:rsid w:val="00000AF7"/>
    <w:rsid w:val="00003F06"/>
    <w:rsid w:val="0000528F"/>
    <w:rsid w:val="00007CD8"/>
    <w:rsid w:val="0004451F"/>
    <w:rsid w:val="000466DE"/>
    <w:rsid w:val="0007230E"/>
    <w:rsid w:val="000935D6"/>
    <w:rsid w:val="000952E0"/>
    <w:rsid w:val="000B5ACA"/>
    <w:rsid w:val="000C693D"/>
    <w:rsid w:val="000E1AD7"/>
    <w:rsid w:val="000E6798"/>
    <w:rsid w:val="000F4D94"/>
    <w:rsid w:val="00101482"/>
    <w:rsid w:val="00123637"/>
    <w:rsid w:val="00124405"/>
    <w:rsid w:val="00131AAD"/>
    <w:rsid w:val="00137105"/>
    <w:rsid w:val="00141505"/>
    <w:rsid w:val="001454C1"/>
    <w:rsid w:val="00163CEC"/>
    <w:rsid w:val="00170124"/>
    <w:rsid w:val="00181944"/>
    <w:rsid w:val="001B56C4"/>
    <w:rsid w:val="001D1BBC"/>
    <w:rsid w:val="001D41EC"/>
    <w:rsid w:val="001D727D"/>
    <w:rsid w:val="001F7716"/>
    <w:rsid w:val="0020056F"/>
    <w:rsid w:val="00227AE2"/>
    <w:rsid w:val="0024758E"/>
    <w:rsid w:val="00257D82"/>
    <w:rsid w:val="00280CAF"/>
    <w:rsid w:val="00280D85"/>
    <w:rsid w:val="002A73C6"/>
    <w:rsid w:val="002C60A4"/>
    <w:rsid w:val="002D758A"/>
    <w:rsid w:val="002E023A"/>
    <w:rsid w:val="002E5E33"/>
    <w:rsid w:val="002E7B3D"/>
    <w:rsid w:val="002F1EDF"/>
    <w:rsid w:val="00366390"/>
    <w:rsid w:val="0037194C"/>
    <w:rsid w:val="00386390"/>
    <w:rsid w:val="00391DE5"/>
    <w:rsid w:val="003950E2"/>
    <w:rsid w:val="003957C7"/>
    <w:rsid w:val="00397FF4"/>
    <w:rsid w:val="003C4F59"/>
    <w:rsid w:val="003C78AD"/>
    <w:rsid w:val="003D3A82"/>
    <w:rsid w:val="0041555C"/>
    <w:rsid w:val="00425105"/>
    <w:rsid w:val="00437EBA"/>
    <w:rsid w:val="00462705"/>
    <w:rsid w:val="0048397B"/>
    <w:rsid w:val="00485530"/>
    <w:rsid w:val="00496C5A"/>
    <w:rsid w:val="004B3688"/>
    <w:rsid w:val="004B5B0A"/>
    <w:rsid w:val="004C785D"/>
    <w:rsid w:val="004D0207"/>
    <w:rsid w:val="004D2567"/>
    <w:rsid w:val="004D5BB0"/>
    <w:rsid w:val="004E16B9"/>
    <w:rsid w:val="004E4E78"/>
    <w:rsid w:val="004F4FED"/>
    <w:rsid w:val="00512EEC"/>
    <w:rsid w:val="00514273"/>
    <w:rsid w:val="00520D0C"/>
    <w:rsid w:val="005365A0"/>
    <w:rsid w:val="00540C1A"/>
    <w:rsid w:val="00546112"/>
    <w:rsid w:val="005535D1"/>
    <w:rsid w:val="00583630"/>
    <w:rsid w:val="00595604"/>
    <w:rsid w:val="005B3310"/>
    <w:rsid w:val="005C4503"/>
    <w:rsid w:val="005D0497"/>
    <w:rsid w:val="005D1130"/>
    <w:rsid w:val="005D17C9"/>
    <w:rsid w:val="0060374F"/>
    <w:rsid w:val="00623196"/>
    <w:rsid w:val="00632ADB"/>
    <w:rsid w:val="006402EC"/>
    <w:rsid w:val="00646D6E"/>
    <w:rsid w:val="00661745"/>
    <w:rsid w:val="00675133"/>
    <w:rsid w:val="006A5A19"/>
    <w:rsid w:val="006C2CB9"/>
    <w:rsid w:val="006D5130"/>
    <w:rsid w:val="006D541D"/>
    <w:rsid w:val="006E26D4"/>
    <w:rsid w:val="006E5FC9"/>
    <w:rsid w:val="00736274"/>
    <w:rsid w:val="00745C9A"/>
    <w:rsid w:val="00747A03"/>
    <w:rsid w:val="007647C4"/>
    <w:rsid w:val="007658B9"/>
    <w:rsid w:val="00773B44"/>
    <w:rsid w:val="0077658D"/>
    <w:rsid w:val="00786642"/>
    <w:rsid w:val="00786A86"/>
    <w:rsid w:val="007936A7"/>
    <w:rsid w:val="007B7D72"/>
    <w:rsid w:val="007D5D04"/>
    <w:rsid w:val="007E5F32"/>
    <w:rsid w:val="00807025"/>
    <w:rsid w:val="008121A1"/>
    <w:rsid w:val="00822CC2"/>
    <w:rsid w:val="0082584D"/>
    <w:rsid w:val="00837FEA"/>
    <w:rsid w:val="008569A1"/>
    <w:rsid w:val="00874F08"/>
    <w:rsid w:val="00897F1B"/>
    <w:rsid w:val="008A4042"/>
    <w:rsid w:val="008B7A1A"/>
    <w:rsid w:val="008C16D9"/>
    <w:rsid w:val="008C44FF"/>
    <w:rsid w:val="009116B3"/>
    <w:rsid w:val="009241BB"/>
    <w:rsid w:val="0093242C"/>
    <w:rsid w:val="00937F10"/>
    <w:rsid w:val="00967E95"/>
    <w:rsid w:val="00973F98"/>
    <w:rsid w:val="009818EE"/>
    <w:rsid w:val="009833E6"/>
    <w:rsid w:val="0099107A"/>
    <w:rsid w:val="009952CF"/>
    <w:rsid w:val="009A36EF"/>
    <w:rsid w:val="009A6D0F"/>
    <w:rsid w:val="009D00DE"/>
    <w:rsid w:val="009D65DC"/>
    <w:rsid w:val="009E2093"/>
    <w:rsid w:val="009E57F5"/>
    <w:rsid w:val="009F1AAC"/>
    <w:rsid w:val="009F6832"/>
    <w:rsid w:val="00A07794"/>
    <w:rsid w:val="00A6274E"/>
    <w:rsid w:val="00A77835"/>
    <w:rsid w:val="00A9277A"/>
    <w:rsid w:val="00AA176A"/>
    <w:rsid w:val="00AF60D8"/>
    <w:rsid w:val="00B12777"/>
    <w:rsid w:val="00B14695"/>
    <w:rsid w:val="00B3690D"/>
    <w:rsid w:val="00B4450A"/>
    <w:rsid w:val="00B516E4"/>
    <w:rsid w:val="00B52A25"/>
    <w:rsid w:val="00B72A75"/>
    <w:rsid w:val="00B870AD"/>
    <w:rsid w:val="00B91A90"/>
    <w:rsid w:val="00BA7468"/>
    <w:rsid w:val="00BA7D48"/>
    <w:rsid w:val="00BC2C73"/>
    <w:rsid w:val="00BE005A"/>
    <w:rsid w:val="00BE267C"/>
    <w:rsid w:val="00BF13F0"/>
    <w:rsid w:val="00C06851"/>
    <w:rsid w:val="00C070C3"/>
    <w:rsid w:val="00C137B5"/>
    <w:rsid w:val="00C56F9F"/>
    <w:rsid w:val="00C875C3"/>
    <w:rsid w:val="00CA0622"/>
    <w:rsid w:val="00CB36FF"/>
    <w:rsid w:val="00CD4F4D"/>
    <w:rsid w:val="00D078EB"/>
    <w:rsid w:val="00D20604"/>
    <w:rsid w:val="00D269BC"/>
    <w:rsid w:val="00D26BBB"/>
    <w:rsid w:val="00D272B0"/>
    <w:rsid w:val="00D27DEE"/>
    <w:rsid w:val="00D3687E"/>
    <w:rsid w:val="00D85C31"/>
    <w:rsid w:val="00D8694D"/>
    <w:rsid w:val="00D900F6"/>
    <w:rsid w:val="00D93D01"/>
    <w:rsid w:val="00D95540"/>
    <w:rsid w:val="00D95BE2"/>
    <w:rsid w:val="00D95F7C"/>
    <w:rsid w:val="00DB1836"/>
    <w:rsid w:val="00DB40BF"/>
    <w:rsid w:val="00DC1CFE"/>
    <w:rsid w:val="00DD2AC6"/>
    <w:rsid w:val="00DE57DD"/>
    <w:rsid w:val="00DE6326"/>
    <w:rsid w:val="00DF12E4"/>
    <w:rsid w:val="00E209DB"/>
    <w:rsid w:val="00E3474B"/>
    <w:rsid w:val="00E45EE1"/>
    <w:rsid w:val="00E509F0"/>
    <w:rsid w:val="00E541F6"/>
    <w:rsid w:val="00E7479E"/>
    <w:rsid w:val="00E768F0"/>
    <w:rsid w:val="00E832A2"/>
    <w:rsid w:val="00EA5C27"/>
    <w:rsid w:val="00EB520F"/>
    <w:rsid w:val="00EB6663"/>
    <w:rsid w:val="00ED1D0B"/>
    <w:rsid w:val="00EE25CE"/>
    <w:rsid w:val="00EE3B2D"/>
    <w:rsid w:val="00F03EA2"/>
    <w:rsid w:val="00F1280B"/>
    <w:rsid w:val="00F15B6E"/>
    <w:rsid w:val="00F30303"/>
    <w:rsid w:val="00F369E3"/>
    <w:rsid w:val="00F67AFF"/>
    <w:rsid w:val="00F7220D"/>
    <w:rsid w:val="00F755FA"/>
    <w:rsid w:val="00F80233"/>
    <w:rsid w:val="00FB0BDA"/>
    <w:rsid w:val="00FB79EA"/>
    <w:rsid w:val="00FC0906"/>
    <w:rsid w:val="00FC22EA"/>
    <w:rsid w:val="00FC6D2E"/>
    <w:rsid w:val="00FD25EC"/>
    <w:rsid w:val="00FD6D25"/>
    <w:rsid w:val="00FF1854"/>
    <w:rsid w:val="00FF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6B962"/>
  <w15:chartTrackingRefBased/>
  <w15:docId w15:val="{9CD550AC-58D9-4655-8E8D-2C806A88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53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2AD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4F0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783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32ADB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32AD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2A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632ADB"/>
    <w:rPr>
      <w:color w:val="808080"/>
    </w:rPr>
  </w:style>
  <w:style w:type="paragraph" w:styleId="a5">
    <w:name w:val="header"/>
    <w:basedOn w:val="a"/>
    <w:link w:val="Char0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30303"/>
  </w:style>
  <w:style w:type="paragraph" w:styleId="a6">
    <w:name w:val="footer"/>
    <w:basedOn w:val="a"/>
    <w:link w:val="Char1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30303"/>
  </w:style>
  <w:style w:type="paragraph" w:styleId="TOC">
    <w:name w:val="TOC Heading"/>
    <w:basedOn w:val="1"/>
    <w:next w:val="a"/>
    <w:uiPriority w:val="39"/>
    <w:unhideWhenUsed/>
    <w:qFormat/>
    <w:rsid w:val="002A73C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A73C6"/>
  </w:style>
  <w:style w:type="character" w:styleId="a7">
    <w:name w:val="Hyperlink"/>
    <w:basedOn w:val="a0"/>
    <w:uiPriority w:val="99"/>
    <w:unhideWhenUsed/>
    <w:rsid w:val="002A73C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D0207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874F08"/>
    <w:rPr>
      <w:rFonts w:asciiTheme="majorHAnsi" w:eastAsiaTheme="majorEastAsia" w:hAnsiTheme="majorHAnsi" w:cstheme="majorBidi"/>
    </w:rPr>
  </w:style>
  <w:style w:type="table" w:styleId="a9">
    <w:name w:val="Table Grid"/>
    <w:basedOn w:val="a1"/>
    <w:uiPriority w:val="39"/>
    <w:rsid w:val="00856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8569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aa">
    <w:name w:val="caption"/>
    <w:basedOn w:val="a"/>
    <w:next w:val="a"/>
    <w:autoRedefine/>
    <w:uiPriority w:val="35"/>
    <w:unhideWhenUsed/>
    <w:qFormat/>
    <w:rsid w:val="006402EC"/>
    <w:pPr>
      <w:jc w:val="center"/>
    </w:pPr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A77835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26BBB"/>
    <w:pPr>
      <w:ind w:leftChars="200" w:left="425"/>
    </w:pPr>
  </w:style>
  <w:style w:type="paragraph" w:styleId="ab">
    <w:name w:val="Balloon Text"/>
    <w:basedOn w:val="a"/>
    <w:link w:val="Char2"/>
    <w:uiPriority w:val="99"/>
    <w:semiHidden/>
    <w:unhideWhenUsed/>
    <w:rsid w:val="002005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sid w:val="002005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0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2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numbering" Target="numbering.xml"/><Relationship Id="rId21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23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DCF7C0-CFE8-42C7-91F9-04D4998CA024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𝑤_1</a:t>
              </a:r>
              <a:endParaRPr lang="ko-KR" altLang="en-US" sz="1100"/>
            </a:p>
          </dgm:t>
        </dgm:pt>
      </mc:Fallback>
    </mc:AlternateContent>
    <dgm:pt modelId="{590F6391-9CFE-400B-BF61-8EAF84219999}" type="par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dgm:pt modelId="{C0BBDF01-716F-4EEA-AEE7-D2CCC8F2C47E}" type="sib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7BA39DBF-E62F-4E9A-A281-0488F2831F7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7BA39DBF-E62F-4E9A-A281-0488F2831F7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𝑥_1</a:t>
              </a:r>
              <a:endParaRPr lang="ko-KR" altLang="en-US"/>
            </a:p>
          </dgm:t>
        </dgm:pt>
      </mc:Fallback>
    </mc:AlternateContent>
    <dgm:pt modelId="{69163C6C-BC77-4C79-9597-BADE0EC52C2C}" type="par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dgm:pt modelId="{6238A5CD-6CA3-4F85-8EEE-326AFC12317F}" type="sib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𝑤_2</a:t>
              </a:r>
              <a:endParaRPr lang="ko-KR" altLang="en-US" sz="1100"/>
            </a:p>
          </dgm:t>
        </dgm:pt>
      </mc:Fallback>
    </mc:AlternateContent>
    <dgm:pt modelId="{1EE9ECD9-A8B7-44AF-A3DE-69A6B93F8EFE}" type="par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dgm:pt modelId="{86DF7807-720F-435E-832B-865343BED3C8}" type="sib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603BCEB7-2CB1-496A-AD40-0831739D4D1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603BCEB7-2CB1-496A-AD40-0831739D4D1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𝑥_2</a:t>
              </a:r>
              <a:endParaRPr lang="ko-KR" altLang="en-US"/>
            </a:p>
          </dgm:t>
        </dgm:pt>
      </mc:Fallback>
    </mc:AlternateContent>
    <dgm:pt modelId="{A5EA13C0-FCBB-4CBC-8554-78623D48395A}" type="par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dgm:pt modelId="{CD9B3F34-9D85-40F8-AAC5-7E3F6D87C735}" type="sib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𝑤_3</a:t>
              </a:r>
              <a:endParaRPr lang="ko-KR" altLang="en-US" sz="1100"/>
            </a:p>
          </dgm:t>
        </dgm:pt>
      </mc:Fallback>
    </mc:AlternateContent>
    <dgm:pt modelId="{A95FBD47-6EB3-4678-9544-86E685FDE97E}" type="par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dgm:pt modelId="{5B7F7DFF-D54E-4AB9-AA4B-CCFF768FDBDF}" type="sib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ECA52CC3-A6F7-4FAA-9EC2-174F5C878933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ECA52CC3-A6F7-4FAA-9EC2-174F5C878933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𝑥_3</a:t>
              </a:r>
              <a:endParaRPr lang="ko-KR" altLang="en-US"/>
            </a:p>
          </dgm:t>
        </dgm:pt>
      </mc:Fallback>
    </mc:AlternateContent>
    <dgm:pt modelId="{44E6156B-6E8E-4558-8429-E87691989CF1}" type="par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dgm:pt modelId="{F212FA47-FFF8-457A-92D1-2A3719089D3E}" type="sib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FEB7F19-AB31-4514-AE51-AC2668705F9A}">
          <dgm:prSet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"/>
                  </m:oMathParaPr>
                  <m:oMath xmlns:m="http://schemas.openxmlformats.org/officeDocument/2006/math">
                    <m:r>
                      <a:rPr lang="en-US" altLang="ko-KR" sz="1200" b="0" i="1">
                        <a:latin typeface="Cambria Math" panose="02040503050406030204" pitchFamily="18" charset="0"/>
                      </a:rPr>
                      <m:t>𝑏</m:t>
                    </m:r>
                  </m:oMath>
                </m:oMathPara>
              </a14:m>
              <a:endParaRPr lang="ko-KR" altLang="en-US" sz="1200"/>
            </a:p>
          </dgm:t>
        </dgm:pt>
      </mc:Choice>
      <mc:Fallback xmlns="">
        <dgm:pt modelId="{1FEB7F19-AB31-4514-AE51-AC2668705F9A}">
          <dgm:prSet custT="1"/>
          <dgm:spPr/>
          <dgm:t>
            <a:bodyPr/>
            <a:lstStyle/>
            <a:p>
              <a:pPr latinLnBrk="1"/>
              <a:r>
                <a:rPr lang="en-US" altLang="ko-KR" sz="1200" b="0" i="0">
                  <a:latin typeface="Cambria Math" panose="02040503050406030204" pitchFamily="18" charset="0"/>
                </a:rPr>
                <a:t>𝑏</a:t>
              </a:r>
              <a:endParaRPr lang="ko-KR" altLang="en-US" sz="1200"/>
            </a:p>
          </dgm:t>
        </dgm:pt>
      </mc:Fallback>
    </mc:AlternateContent>
    <dgm:pt modelId="{4AF378C8-C82D-42AA-8125-642659A0F8E8}" type="par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A638B346-92B6-4CFA-822A-E202D97C761C}" type="sib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4AA1C1F8-4DD7-42AF-8AC4-8E4AB64AFFA7}" type="pres">
      <dgm:prSet presAssocID="{D9DCF7C0-CFE8-42C7-91F9-04D4998CA024}" presName="composite" presStyleCnt="0">
        <dgm:presLayoutVars>
          <dgm:chMax val="5"/>
          <dgm:dir val="rev"/>
          <dgm:animLvl val="ctr"/>
          <dgm:resizeHandles val="exact"/>
        </dgm:presLayoutVars>
      </dgm:prSet>
      <dgm:spPr/>
    </dgm:pt>
    <dgm:pt modelId="{0B6E7B82-23D2-4B4A-9A32-E633A556F303}" type="pres">
      <dgm:prSet presAssocID="{D9DCF7C0-CFE8-42C7-91F9-04D4998CA024}" presName="cycle" presStyleCnt="0"/>
      <dgm:spPr/>
    </dgm:pt>
    <dgm:pt modelId="{9D67FEDB-0164-499D-A308-77C47AD24372}" type="pres">
      <dgm:prSet presAssocID="{D9DCF7C0-CFE8-42C7-91F9-04D4998CA024}" presName="centerShape" presStyleCnt="0"/>
      <dgm:spPr/>
    </dgm:pt>
    <dgm:pt modelId="{E63CA220-8F72-4C19-9352-9C46A3F4962D}" type="pres">
      <dgm:prSet presAssocID="{D9DCF7C0-CFE8-42C7-91F9-04D4998CA024}" presName="connSite" presStyleLbl="node1" presStyleIdx="0" presStyleCnt="5"/>
      <dgm:spPr/>
    </dgm:pt>
    <dgm:pt modelId="{EFEDEE5C-342A-4AA7-92C4-F324420EB397}" type="pres">
      <dgm:prSet presAssocID="{D9DCF7C0-CFE8-42C7-91F9-04D4998CA024}" presName="visible" presStyleLbl="node1" presStyleIdx="0" presStyleCnt="5"/>
      <dgm:spPr>
        <a:blipFill>
          <a:blip xmlns:r="http://schemas.openxmlformats.org/officeDocument/2006/relationships" r:embed="rId1"/>
          <a:srcRect/>
          <a:stretch>
            <a:fillRect l="-1000" r="-1000"/>
          </a:stretch>
        </a:blipFill>
      </dgm:spPr>
    </dgm:pt>
    <dgm:pt modelId="{77E32BC8-4C10-4718-9021-CD8523987E15}" type="pres">
      <dgm:prSet presAssocID="{590F6391-9CFE-400B-BF61-8EAF84219999}" presName="Name25" presStyleLbl="parChTrans1D1" presStyleIdx="0" presStyleCnt="4"/>
      <dgm:spPr/>
    </dgm:pt>
    <dgm:pt modelId="{BEDB10AF-7AD7-4467-B1F8-9CCD9F047B09}" type="pres">
      <dgm:prSet presAssocID="{4632BF84-C671-461B-940F-DA7EB199228B}" presName="node" presStyleCnt="0"/>
      <dgm:spPr/>
    </dgm:pt>
    <dgm:pt modelId="{FAF9E78B-79A6-473B-83DF-385243C8F48A}" type="pres">
      <dgm:prSet presAssocID="{4632BF84-C671-461B-940F-DA7EB199228B}" presName="parentNode" presStyleLbl="node1" presStyleIdx="1" presStyleCnt="5">
        <dgm:presLayoutVars>
          <dgm:chMax val="1"/>
          <dgm:bulletEnabled val="1"/>
        </dgm:presLayoutVars>
      </dgm:prSet>
      <dgm:spPr/>
    </dgm:pt>
    <dgm:pt modelId="{C4D7B382-7C83-45AB-B536-D7A73AA93294}" type="pres">
      <dgm:prSet presAssocID="{4632BF84-C671-461B-940F-DA7EB199228B}" presName="childNode" presStyleLbl="revTx" presStyleIdx="0" presStyleCnt="3">
        <dgm:presLayoutVars>
          <dgm:bulletEnabled val="1"/>
        </dgm:presLayoutVars>
      </dgm:prSet>
      <dgm:spPr/>
    </dgm:pt>
    <dgm:pt modelId="{4E1AA5E8-91B5-4A82-A45E-21E7FD245F91}" type="pres">
      <dgm:prSet presAssocID="{1EE9ECD9-A8B7-44AF-A3DE-69A6B93F8EFE}" presName="Name25" presStyleLbl="parChTrans1D1" presStyleIdx="1" presStyleCnt="4"/>
      <dgm:spPr/>
    </dgm:pt>
    <dgm:pt modelId="{28F2DBD3-442D-4EA9-8EFB-5090FC607720}" type="pres">
      <dgm:prSet presAssocID="{1852838A-AB38-4860-8362-F1C3A173927D}" presName="node" presStyleCnt="0"/>
      <dgm:spPr/>
    </dgm:pt>
    <dgm:pt modelId="{F3571352-7517-47FB-BA70-AA163D2A317D}" type="pres">
      <dgm:prSet presAssocID="{1852838A-AB38-4860-8362-F1C3A173927D}" presName="parentNode" presStyleLbl="node1" presStyleIdx="2" presStyleCnt="5">
        <dgm:presLayoutVars>
          <dgm:chMax val="1"/>
          <dgm:bulletEnabled val="1"/>
        </dgm:presLayoutVars>
      </dgm:prSet>
      <dgm:spPr/>
    </dgm:pt>
    <dgm:pt modelId="{65BB4472-BB00-4BC7-91D0-ED4AB14B3DAD}" type="pres">
      <dgm:prSet presAssocID="{1852838A-AB38-4860-8362-F1C3A173927D}" presName="childNode" presStyleLbl="revTx" presStyleIdx="1" presStyleCnt="3">
        <dgm:presLayoutVars>
          <dgm:bulletEnabled val="1"/>
        </dgm:presLayoutVars>
      </dgm:prSet>
      <dgm:spPr/>
    </dgm:pt>
    <dgm:pt modelId="{FF082587-7834-46F0-A26B-3D9F8D4EFB74}" type="pres">
      <dgm:prSet presAssocID="{A95FBD47-6EB3-4678-9544-86E685FDE97E}" presName="Name25" presStyleLbl="parChTrans1D1" presStyleIdx="2" presStyleCnt="4"/>
      <dgm:spPr/>
    </dgm:pt>
    <dgm:pt modelId="{4F9E9EB0-95AD-4EFA-A2F9-F0BC296D7D67}" type="pres">
      <dgm:prSet presAssocID="{3B23BFB5-3E4D-4B4F-A767-0933A900ABC3}" presName="node" presStyleCnt="0"/>
      <dgm:spPr/>
    </dgm:pt>
    <dgm:pt modelId="{5536B3FB-E6AB-428B-B57D-0F053254C588}" type="pres">
      <dgm:prSet presAssocID="{3B23BFB5-3E4D-4B4F-A767-0933A900ABC3}" presName="parentNode" presStyleLbl="node1" presStyleIdx="3" presStyleCnt="5">
        <dgm:presLayoutVars>
          <dgm:chMax val="1"/>
          <dgm:bulletEnabled val="1"/>
        </dgm:presLayoutVars>
      </dgm:prSet>
      <dgm:spPr/>
    </dgm:pt>
    <dgm:pt modelId="{DE3E9822-D7CA-4859-A28D-358C774EFD08}" type="pres">
      <dgm:prSet presAssocID="{3B23BFB5-3E4D-4B4F-A767-0933A900ABC3}" presName="childNode" presStyleLbl="revTx" presStyleIdx="2" presStyleCnt="3">
        <dgm:presLayoutVars>
          <dgm:bulletEnabled val="1"/>
        </dgm:presLayoutVars>
      </dgm:prSet>
      <dgm:spPr/>
    </dgm:pt>
    <dgm:pt modelId="{E9AEC70E-244B-4683-8600-4FA1D32B8F29}" type="pres">
      <dgm:prSet presAssocID="{4AF378C8-C82D-42AA-8125-642659A0F8E8}" presName="Name25" presStyleLbl="parChTrans1D1" presStyleIdx="3" presStyleCnt="4"/>
      <dgm:spPr/>
    </dgm:pt>
    <dgm:pt modelId="{8DE742F5-07A2-467D-A60C-DAB3632488F9}" type="pres">
      <dgm:prSet presAssocID="{1FEB7F19-AB31-4514-AE51-AC2668705F9A}" presName="node" presStyleCnt="0"/>
      <dgm:spPr/>
    </dgm:pt>
    <dgm:pt modelId="{FFBA818F-2D69-4187-959A-DE288267861B}" type="pres">
      <dgm:prSet presAssocID="{1FEB7F19-AB31-4514-AE51-AC2668705F9A}" presName="parentNode" presStyleLbl="node1" presStyleIdx="4" presStyleCnt="5">
        <dgm:presLayoutVars>
          <dgm:chMax val="1"/>
          <dgm:bulletEnabled val="1"/>
        </dgm:presLayoutVars>
      </dgm:prSet>
      <dgm:spPr/>
    </dgm:pt>
    <dgm:pt modelId="{B3A6BA97-09D9-446F-877A-DC72B93F0F9C}" type="pres">
      <dgm:prSet presAssocID="{1FEB7F19-AB31-4514-AE51-AC2668705F9A}" presName="childNode" presStyleLbl="revTx" presStyleIdx="2" presStyleCnt="3">
        <dgm:presLayoutVars>
          <dgm:bulletEnabled val="1"/>
        </dgm:presLayoutVars>
      </dgm:prSet>
      <dgm:spPr/>
    </dgm:pt>
  </dgm:ptLst>
  <dgm:cxnLst>
    <dgm:cxn modelId="{D4C28624-8F51-4CC7-AD9A-FE4E617C8F87}" type="presOf" srcId="{3B23BFB5-3E4D-4B4F-A767-0933A900ABC3}" destId="{5536B3FB-E6AB-428B-B57D-0F053254C588}" srcOrd="0" destOrd="0" presId="urn:microsoft.com/office/officeart/2005/8/layout/radial2"/>
    <dgm:cxn modelId="{0AA1E930-15C3-4EB7-9874-254C3112D1E0}" type="presOf" srcId="{603BCEB7-2CB1-496A-AD40-0831739D4D19}" destId="{65BB4472-BB00-4BC7-91D0-ED4AB14B3DAD}" srcOrd="0" destOrd="0" presId="urn:microsoft.com/office/officeart/2005/8/layout/radial2"/>
    <dgm:cxn modelId="{460AB338-5FF1-403F-8DCC-F1CD1A049702}" type="presOf" srcId="{D9DCF7C0-CFE8-42C7-91F9-04D4998CA024}" destId="{4AA1C1F8-4DD7-42AF-8AC4-8E4AB64AFFA7}" srcOrd="0" destOrd="0" presId="urn:microsoft.com/office/officeart/2005/8/layout/radial2"/>
    <dgm:cxn modelId="{154B513B-FA34-44DA-80E3-02DDDA0F219C}" type="presOf" srcId="{ECA52CC3-A6F7-4FAA-9EC2-174F5C878933}" destId="{DE3E9822-D7CA-4859-A28D-358C774EFD08}" srcOrd="0" destOrd="0" presId="urn:microsoft.com/office/officeart/2005/8/layout/radial2"/>
    <dgm:cxn modelId="{FDCFBA5F-65FB-44C3-9A9D-10ABF6EBD98D}" type="presOf" srcId="{1EE9ECD9-A8B7-44AF-A3DE-69A6B93F8EFE}" destId="{4E1AA5E8-91B5-4A82-A45E-21E7FD245F91}" srcOrd="0" destOrd="0" presId="urn:microsoft.com/office/officeart/2005/8/layout/radial2"/>
    <dgm:cxn modelId="{33890543-6647-4675-BE5B-7ADEFF8313D1}" type="presOf" srcId="{1852838A-AB38-4860-8362-F1C3A173927D}" destId="{F3571352-7517-47FB-BA70-AA163D2A317D}" srcOrd="0" destOrd="0" presId="urn:microsoft.com/office/officeart/2005/8/layout/radial2"/>
    <dgm:cxn modelId="{2B394C43-30EF-4345-9E72-B7026D6DD682}" srcId="{D9DCF7C0-CFE8-42C7-91F9-04D4998CA024}" destId="{4632BF84-C671-461B-940F-DA7EB199228B}" srcOrd="0" destOrd="0" parTransId="{590F6391-9CFE-400B-BF61-8EAF84219999}" sibTransId="{C0BBDF01-716F-4EEA-AEE7-D2CCC8F2C47E}"/>
    <dgm:cxn modelId="{02D07563-B8DE-4416-ABB7-2D72652349F3}" type="presOf" srcId="{A95FBD47-6EB3-4678-9544-86E685FDE97E}" destId="{FF082587-7834-46F0-A26B-3D9F8D4EFB74}" srcOrd="0" destOrd="0" presId="urn:microsoft.com/office/officeart/2005/8/layout/radial2"/>
    <dgm:cxn modelId="{E2BC077F-10A5-4198-99B0-4D9A2FBDF1D5}" type="presOf" srcId="{7BA39DBF-E62F-4E9A-A281-0488F2831F79}" destId="{C4D7B382-7C83-45AB-B536-D7A73AA93294}" srcOrd="0" destOrd="0" presId="urn:microsoft.com/office/officeart/2005/8/layout/radial2"/>
    <dgm:cxn modelId="{CF57328D-AB41-4F40-975B-04D56755AA54}" srcId="{3B23BFB5-3E4D-4B4F-A767-0933A900ABC3}" destId="{ECA52CC3-A6F7-4FAA-9EC2-174F5C878933}" srcOrd="0" destOrd="0" parTransId="{44E6156B-6E8E-4558-8429-E87691989CF1}" sibTransId="{F212FA47-FFF8-457A-92D1-2A3719089D3E}"/>
    <dgm:cxn modelId="{25AC47A4-DBE4-4299-9A85-99D71E44C65E}" srcId="{4632BF84-C671-461B-940F-DA7EB199228B}" destId="{7BA39DBF-E62F-4E9A-A281-0488F2831F79}" srcOrd="0" destOrd="0" parTransId="{69163C6C-BC77-4C79-9597-BADE0EC52C2C}" sibTransId="{6238A5CD-6CA3-4F85-8EEE-326AFC12317F}"/>
    <dgm:cxn modelId="{13025AAE-0C32-4C47-863F-B342619CF2F8}" srcId="{D9DCF7C0-CFE8-42C7-91F9-04D4998CA024}" destId="{1FEB7F19-AB31-4514-AE51-AC2668705F9A}" srcOrd="3" destOrd="0" parTransId="{4AF378C8-C82D-42AA-8125-642659A0F8E8}" sibTransId="{A638B346-92B6-4CFA-822A-E202D97C761C}"/>
    <dgm:cxn modelId="{D609B0B8-BAC5-4B1E-9581-C51BE80258D1}" srcId="{D9DCF7C0-CFE8-42C7-91F9-04D4998CA024}" destId="{1852838A-AB38-4860-8362-F1C3A173927D}" srcOrd="1" destOrd="0" parTransId="{1EE9ECD9-A8B7-44AF-A3DE-69A6B93F8EFE}" sibTransId="{86DF7807-720F-435E-832B-865343BED3C8}"/>
    <dgm:cxn modelId="{D0B882BD-2D0F-4350-B8BF-AB0535E0B6CE}" type="presOf" srcId="{590F6391-9CFE-400B-BF61-8EAF84219999}" destId="{77E32BC8-4C10-4718-9021-CD8523987E15}" srcOrd="0" destOrd="0" presId="urn:microsoft.com/office/officeart/2005/8/layout/radial2"/>
    <dgm:cxn modelId="{2DB8AEC2-64B6-4CB6-A7C3-EF29F59278AB}" type="presOf" srcId="{4632BF84-C671-461B-940F-DA7EB199228B}" destId="{FAF9E78B-79A6-473B-83DF-385243C8F48A}" srcOrd="0" destOrd="0" presId="urn:microsoft.com/office/officeart/2005/8/layout/radial2"/>
    <dgm:cxn modelId="{7FA9F8E2-4E81-4469-91FD-A0EFF6764AB4}" type="presOf" srcId="{4AF378C8-C82D-42AA-8125-642659A0F8E8}" destId="{E9AEC70E-244B-4683-8600-4FA1D32B8F29}" srcOrd="0" destOrd="0" presId="urn:microsoft.com/office/officeart/2005/8/layout/radial2"/>
    <dgm:cxn modelId="{A35341E7-F741-46B1-AEB0-B0EB453599E6}" type="presOf" srcId="{1FEB7F19-AB31-4514-AE51-AC2668705F9A}" destId="{FFBA818F-2D69-4187-959A-DE288267861B}" srcOrd="0" destOrd="0" presId="urn:microsoft.com/office/officeart/2005/8/layout/radial2"/>
    <dgm:cxn modelId="{5186E4F0-A396-4A75-86EF-07D75A7C13B6}" srcId="{D9DCF7C0-CFE8-42C7-91F9-04D4998CA024}" destId="{3B23BFB5-3E4D-4B4F-A767-0933A900ABC3}" srcOrd="2" destOrd="0" parTransId="{A95FBD47-6EB3-4678-9544-86E685FDE97E}" sibTransId="{5B7F7DFF-D54E-4AB9-AA4B-CCFF768FDBDF}"/>
    <dgm:cxn modelId="{F06EC1F3-73C2-4111-A771-AEF9FD55F0AF}" srcId="{1852838A-AB38-4860-8362-F1C3A173927D}" destId="{603BCEB7-2CB1-496A-AD40-0831739D4D19}" srcOrd="0" destOrd="0" parTransId="{A5EA13C0-FCBB-4CBC-8554-78623D48395A}" sibTransId="{CD9B3F34-9D85-40F8-AAC5-7E3F6D87C735}"/>
    <dgm:cxn modelId="{4A5451D7-A3CC-428B-B533-94FF78F3D7A6}" type="presParOf" srcId="{4AA1C1F8-4DD7-42AF-8AC4-8E4AB64AFFA7}" destId="{0B6E7B82-23D2-4B4A-9A32-E633A556F303}" srcOrd="0" destOrd="0" presId="urn:microsoft.com/office/officeart/2005/8/layout/radial2"/>
    <dgm:cxn modelId="{E8E7D1C6-5690-46E7-BD0A-0733F98C4FCA}" type="presParOf" srcId="{0B6E7B82-23D2-4B4A-9A32-E633A556F303}" destId="{9D67FEDB-0164-499D-A308-77C47AD24372}" srcOrd="0" destOrd="0" presId="urn:microsoft.com/office/officeart/2005/8/layout/radial2"/>
    <dgm:cxn modelId="{3B1EE803-E36B-477E-83F0-0104AE429730}" type="presParOf" srcId="{9D67FEDB-0164-499D-A308-77C47AD24372}" destId="{E63CA220-8F72-4C19-9352-9C46A3F4962D}" srcOrd="0" destOrd="0" presId="urn:microsoft.com/office/officeart/2005/8/layout/radial2"/>
    <dgm:cxn modelId="{48F6E318-17B6-4AA5-AA4F-A42050BB30F5}" type="presParOf" srcId="{9D67FEDB-0164-499D-A308-77C47AD24372}" destId="{EFEDEE5C-342A-4AA7-92C4-F324420EB397}" srcOrd="1" destOrd="0" presId="urn:microsoft.com/office/officeart/2005/8/layout/radial2"/>
    <dgm:cxn modelId="{B5137AAA-0907-4CC7-8EA8-866F306BC2F3}" type="presParOf" srcId="{0B6E7B82-23D2-4B4A-9A32-E633A556F303}" destId="{77E32BC8-4C10-4718-9021-CD8523987E15}" srcOrd="1" destOrd="0" presId="urn:microsoft.com/office/officeart/2005/8/layout/radial2"/>
    <dgm:cxn modelId="{0B0653FC-661E-4D09-8B3C-35F45CC30AA8}" type="presParOf" srcId="{0B6E7B82-23D2-4B4A-9A32-E633A556F303}" destId="{BEDB10AF-7AD7-4467-B1F8-9CCD9F047B09}" srcOrd="2" destOrd="0" presId="urn:microsoft.com/office/officeart/2005/8/layout/radial2"/>
    <dgm:cxn modelId="{5BA58A36-C4B3-4942-B55F-3ED4D0F23451}" type="presParOf" srcId="{BEDB10AF-7AD7-4467-B1F8-9CCD9F047B09}" destId="{FAF9E78B-79A6-473B-83DF-385243C8F48A}" srcOrd="0" destOrd="0" presId="urn:microsoft.com/office/officeart/2005/8/layout/radial2"/>
    <dgm:cxn modelId="{4EFC29E3-8623-4646-AC98-2CA968E75EBB}" type="presParOf" srcId="{BEDB10AF-7AD7-4467-B1F8-9CCD9F047B09}" destId="{C4D7B382-7C83-45AB-B536-D7A73AA93294}" srcOrd="1" destOrd="0" presId="urn:microsoft.com/office/officeart/2005/8/layout/radial2"/>
    <dgm:cxn modelId="{0ED0A7F6-59F4-443D-B579-C2E231FFBE2A}" type="presParOf" srcId="{0B6E7B82-23D2-4B4A-9A32-E633A556F303}" destId="{4E1AA5E8-91B5-4A82-A45E-21E7FD245F91}" srcOrd="3" destOrd="0" presId="urn:microsoft.com/office/officeart/2005/8/layout/radial2"/>
    <dgm:cxn modelId="{364DB6C6-FCC9-4B66-A8C0-A143B57FF9C2}" type="presParOf" srcId="{0B6E7B82-23D2-4B4A-9A32-E633A556F303}" destId="{28F2DBD3-442D-4EA9-8EFB-5090FC607720}" srcOrd="4" destOrd="0" presId="urn:microsoft.com/office/officeart/2005/8/layout/radial2"/>
    <dgm:cxn modelId="{F81807F9-CFF1-4864-B958-6CF964570465}" type="presParOf" srcId="{28F2DBD3-442D-4EA9-8EFB-5090FC607720}" destId="{F3571352-7517-47FB-BA70-AA163D2A317D}" srcOrd="0" destOrd="0" presId="urn:microsoft.com/office/officeart/2005/8/layout/radial2"/>
    <dgm:cxn modelId="{FBAF2B73-37BE-447C-831D-6871C0A30D9C}" type="presParOf" srcId="{28F2DBD3-442D-4EA9-8EFB-5090FC607720}" destId="{65BB4472-BB00-4BC7-91D0-ED4AB14B3DAD}" srcOrd="1" destOrd="0" presId="urn:microsoft.com/office/officeart/2005/8/layout/radial2"/>
    <dgm:cxn modelId="{7F6C7FE7-46BF-4DD0-981F-B8C87A77BB46}" type="presParOf" srcId="{0B6E7B82-23D2-4B4A-9A32-E633A556F303}" destId="{FF082587-7834-46F0-A26B-3D9F8D4EFB74}" srcOrd="5" destOrd="0" presId="urn:microsoft.com/office/officeart/2005/8/layout/radial2"/>
    <dgm:cxn modelId="{BC866B25-C48F-474C-B249-C8320E8FF187}" type="presParOf" srcId="{0B6E7B82-23D2-4B4A-9A32-E633A556F303}" destId="{4F9E9EB0-95AD-4EFA-A2F9-F0BC296D7D67}" srcOrd="6" destOrd="0" presId="urn:microsoft.com/office/officeart/2005/8/layout/radial2"/>
    <dgm:cxn modelId="{D50D44FA-F391-4C91-9350-70C8FC4C9306}" type="presParOf" srcId="{4F9E9EB0-95AD-4EFA-A2F9-F0BC296D7D67}" destId="{5536B3FB-E6AB-428B-B57D-0F053254C588}" srcOrd="0" destOrd="0" presId="urn:microsoft.com/office/officeart/2005/8/layout/radial2"/>
    <dgm:cxn modelId="{4F5A1383-CAC3-40F7-8167-34B11BDE52DC}" type="presParOf" srcId="{4F9E9EB0-95AD-4EFA-A2F9-F0BC296D7D67}" destId="{DE3E9822-D7CA-4859-A28D-358C774EFD08}" srcOrd="1" destOrd="0" presId="urn:microsoft.com/office/officeart/2005/8/layout/radial2"/>
    <dgm:cxn modelId="{92B6008A-9D7B-4361-A2BF-1BE0A1A92820}" type="presParOf" srcId="{0B6E7B82-23D2-4B4A-9A32-E633A556F303}" destId="{E9AEC70E-244B-4683-8600-4FA1D32B8F29}" srcOrd="7" destOrd="0" presId="urn:microsoft.com/office/officeart/2005/8/layout/radial2"/>
    <dgm:cxn modelId="{255358F4-DBA1-4178-98D6-3DDB6D2FE696}" type="presParOf" srcId="{0B6E7B82-23D2-4B4A-9A32-E633A556F303}" destId="{8DE742F5-07A2-467D-A60C-DAB3632488F9}" srcOrd="8" destOrd="0" presId="urn:microsoft.com/office/officeart/2005/8/layout/radial2"/>
    <dgm:cxn modelId="{26735906-1970-4D04-A8FA-C4FD6173ECBA}" type="presParOf" srcId="{8DE742F5-07A2-467D-A60C-DAB3632488F9}" destId="{FFBA818F-2D69-4187-959A-DE288267861B}" srcOrd="0" destOrd="0" presId="urn:microsoft.com/office/officeart/2005/8/layout/radial2"/>
    <dgm:cxn modelId="{7F9B13D4-0198-4F62-9BDE-13AFCCFE3227}" type="presParOf" srcId="{8DE742F5-07A2-467D-A60C-DAB3632488F9}" destId="{B3A6BA97-09D9-446F-877A-DC72B93F0F9C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5FEC539-A442-470A-9150-3447C128D703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40F3974D-5C8E-4A53-806E-0D139A5D09B9}">
      <dgm:prSet phldrT="[텍스트]"/>
      <dgm:spPr/>
      <dgm:t>
        <a:bodyPr/>
        <a:lstStyle/>
        <a:p>
          <a:pPr latinLnBrk="1"/>
          <a:r>
            <a:rPr lang="en-US" altLang="ko-KR"/>
            <a:t>Caption</a:t>
          </a:r>
          <a:endParaRPr lang="ko-KR" altLang="en-US"/>
        </a:p>
      </dgm:t>
    </dgm:pt>
    <dgm:pt modelId="{6A36E596-78E5-4650-8480-3AA405EB3C66}" type="par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426B3BD7-4E54-48EF-8772-8C011D27A8E7}" type="sib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B2E8BF9E-3591-4AA6-86FF-ACA4A29D9615}">
      <dgm:prSet phldrT="[텍스트]"/>
      <dgm:spPr/>
      <dgm:t>
        <a:bodyPr/>
        <a:lstStyle/>
        <a:p>
          <a:pPr latinLnBrk="1"/>
          <a:r>
            <a:rPr lang="en-US" altLang="ko-KR"/>
            <a:t>Cause</a:t>
          </a:r>
          <a:endParaRPr lang="ko-KR" altLang="en-US"/>
        </a:p>
      </dgm:t>
    </dgm:pt>
    <dgm:pt modelId="{E7E512F4-47B4-422A-8319-516890C2C19F}" type="par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0B4482CF-F101-4495-A8C5-9C986AE186DF}" type="sib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5ADACDB7-51E3-4E31-8D55-200D383C4946}">
      <dgm:prSet phldrT="[텍스트]"/>
      <dgm:spPr/>
      <dgm:t>
        <a:bodyPr/>
        <a:lstStyle/>
        <a:p>
          <a:pPr latinLnBrk="1"/>
          <a:r>
            <a:rPr lang="en-US" altLang="ko-KR"/>
            <a:t>Next Caption *</a:t>
          </a:r>
        </a:p>
        <a:p>
          <a:pPr latinLnBrk="1"/>
          <a:r>
            <a:rPr lang="en-US" altLang="ko-KR"/>
            <a:t>(Cause is false)</a:t>
          </a:r>
          <a:endParaRPr lang="ko-KR" altLang="en-US"/>
        </a:p>
      </dgm:t>
    </dgm:pt>
    <dgm:pt modelId="{190ED0F5-96A9-4F4D-B49A-45314ADB0AA9}" type="par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20281C70-498B-4ED2-84BB-DF53E69CE909}" type="sib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ADCF09E0-E0C9-429E-A2EF-B69D8FB5A82E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BAB21A31-43E3-4B1F-926D-5D658686E227}" type="par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D2DC9E2A-C5DD-49B2-AE08-28B6E7C010EB}" type="sib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3A76835E-235E-4522-935C-2B7ED74AEAC8}">
      <dgm:prSet phldrT="[텍스트]"/>
      <dgm:spPr/>
      <dgm:t>
        <a:bodyPr/>
        <a:lstStyle/>
        <a:p>
          <a:pPr latinLnBrk="1"/>
          <a:r>
            <a:rPr lang="en-US" altLang="ko-KR"/>
            <a:t>No Cause</a:t>
          </a:r>
          <a:endParaRPr lang="ko-KR" altLang="en-US"/>
        </a:p>
      </dgm:t>
    </dgm:pt>
    <dgm:pt modelId="{BB65AB3C-A309-41B3-B47D-9B23EF71806C}" type="par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8E9616C7-4DA8-4D2F-8219-7FCA83FD8856}" type="sib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B0574510-D5AC-44E4-A5DB-B05029E58394}">
      <dgm:prSet/>
      <dgm:spPr/>
      <dgm:t>
        <a:bodyPr/>
        <a:lstStyle/>
        <a:p>
          <a:pPr latinLnBrk="1"/>
          <a:r>
            <a:rPr lang="en-US" altLang="ko-KR"/>
            <a:t>(Option)</a:t>
          </a:r>
          <a:endParaRPr lang="ko-KR" altLang="en-US"/>
        </a:p>
      </dgm:t>
    </dgm:pt>
    <dgm:pt modelId="{0A0F51C5-3BCE-4CD0-87DB-EDD1EF24BEC2}" type="par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8EDFADDD-8D5F-40F9-BC0A-1C070BB82A2E}" type="sib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176DDADC-33FF-42C1-A121-31C13C258427}">
      <dgm:prSet/>
      <dgm:spPr/>
      <dgm:t>
        <a:bodyPr/>
        <a:lstStyle/>
        <a:p>
          <a:pPr latinLnBrk="1"/>
          <a:r>
            <a:rPr lang="en-US" altLang="ko-KR"/>
            <a:t>Next Caption</a:t>
          </a:r>
          <a:endParaRPr lang="ko-KR" altLang="en-US"/>
        </a:p>
      </dgm:t>
    </dgm:pt>
    <dgm:pt modelId="{9211FAB2-C2C7-4787-8C5F-39FE192B9C4D}" type="par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1A6F7764-D8A1-4B8D-A8EA-F3D890F9B788}" type="sib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96175A01-8B97-46AD-84EB-A1C02F4947B1}" type="pres">
      <dgm:prSet presAssocID="{15FEC539-A442-470A-9150-3447C128D703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443184D-9656-4CE0-9F93-5D93ACDEE045}" type="pres">
      <dgm:prSet presAssocID="{40F3974D-5C8E-4A53-806E-0D139A5D09B9}" presName="root1" presStyleCnt="0"/>
      <dgm:spPr/>
    </dgm:pt>
    <dgm:pt modelId="{83B8E520-92A0-45E6-AD8A-0AE9D7587CBC}" type="pres">
      <dgm:prSet presAssocID="{40F3974D-5C8E-4A53-806E-0D139A5D09B9}" presName="LevelOneTextNode" presStyleLbl="node0" presStyleIdx="0" presStyleCnt="1">
        <dgm:presLayoutVars>
          <dgm:chPref val="3"/>
        </dgm:presLayoutVars>
      </dgm:prSet>
      <dgm:spPr/>
    </dgm:pt>
    <dgm:pt modelId="{8530F1CA-AA91-4926-AE03-0C57130F1A80}" type="pres">
      <dgm:prSet presAssocID="{40F3974D-5C8E-4A53-806E-0D139A5D09B9}" presName="level2hierChild" presStyleCnt="0"/>
      <dgm:spPr/>
    </dgm:pt>
    <dgm:pt modelId="{D6E56E17-690A-4D05-9925-0B257F3DF5B9}" type="pres">
      <dgm:prSet presAssocID="{E7E512F4-47B4-422A-8319-516890C2C19F}" presName="conn2-1" presStyleLbl="parChTrans1D2" presStyleIdx="0" presStyleCnt="2"/>
      <dgm:spPr/>
    </dgm:pt>
    <dgm:pt modelId="{43E4B928-872D-4276-87C4-A1B7FA4105B4}" type="pres">
      <dgm:prSet presAssocID="{E7E512F4-47B4-422A-8319-516890C2C19F}" presName="connTx" presStyleLbl="parChTrans1D2" presStyleIdx="0" presStyleCnt="2"/>
      <dgm:spPr/>
    </dgm:pt>
    <dgm:pt modelId="{60A00AF7-6791-4232-963B-654D148BC57D}" type="pres">
      <dgm:prSet presAssocID="{B2E8BF9E-3591-4AA6-86FF-ACA4A29D9615}" presName="root2" presStyleCnt="0"/>
      <dgm:spPr/>
    </dgm:pt>
    <dgm:pt modelId="{E7787B11-C141-431E-A336-CEFA2E7D950B}" type="pres">
      <dgm:prSet presAssocID="{B2E8BF9E-3591-4AA6-86FF-ACA4A29D9615}" presName="LevelTwoTextNode" presStyleLbl="node2" presStyleIdx="0" presStyleCnt="2" custLinFactNeighborY="22428">
        <dgm:presLayoutVars>
          <dgm:chPref val="3"/>
        </dgm:presLayoutVars>
      </dgm:prSet>
      <dgm:spPr/>
    </dgm:pt>
    <dgm:pt modelId="{95BB7936-5130-46DE-BC99-D64660249799}" type="pres">
      <dgm:prSet presAssocID="{B2E8BF9E-3591-4AA6-86FF-ACA4A29D9615}" presName="level3hierChild" presStyleCnt="0"/>
      <dgm:spPr/>
    </dgm:pt>
    <dgm:pt modelId="{459985C9-539B-4E5B-93D1-AA434E4E3FE4}" type="pres">
      <dgm:prSet presAssocID="{190ED0F5-96A9-4F4D-B49A-45314ADB0AA9}" presName="conn2-1" presStyleLbl="parChTrans1D3" presStyleIdx="0" presStyleCnt="3"/>
      <dgm:spPr/>
    </dgm:pt>
    <dgm:pt modelId="{AE042DC4-802C-4F1C-8178-59475C6373B8}" type="pres">
      <dgm:prSet presAssocID="{190ED0F5-96A9-4F4D-B49A-45314ADB0AA9}" presName="connTx" presStyleLbl="parChTrans1D3" presStyleIdx="0" presStyleCnt="3"/>
      <dgm:spPr/>
    </dgm:pt>
    <dgm:pt modelId="{79847D92-0340-4F86-A949-DAA41562CC3C}" type="pres">
      <dgm:prSet presAssocID="{5ADACDB7-51E3-4E31-8D55-200D383C4946}" presName="root2" presStyleCnt="0"/>
      <dgm:spPr/>
    </dgm:pt>
    <dgm:pt modelId="{ABD8F7F4-465F-45E0-A0E1-4F9E7EFB8E06}" type="pres">
      <dgm:prSet presAssocID="{5ADACDB7-51E3-4E31-8D55-200D383C4946}" presName="LevelTwoTextNode" presStyleLbl="node3" presStyleIdx="0" presStyleCnt="3" custLinFactNeighborX="3204" custLinFactNeighborY="48060">
        <dgm:presLayoutVars>
          <dgm:chPref val="3"/>
        </dgm:presLayoutVars>
      </dgm:prSet>
      <dgm:spPr/>
    </dgm:pt>
    <dgm:pt modelId="{FCE4B44A-0C04-4100-9C81-1E897A1B4A8F}" type="pres">
      <dgm:prSet presAssocID="{5ADACDB7-51E3-4E31-8D55-200D383C4946}" presName="level3hierChild" presStyleCnt="0"/>
      <dgm:spPr/>
    </dgm:pt>
    <dgm:pt modelId="{ED5E2CE0-76C6-416F-9FD2-27F1D234D0DB}" type="pres">
      <dgm:prSet presAssocID="{BAB21A31-43E3-4B1F-926D-5D658686E227}" presName="conn2-1" presStyleLbl="parChTrans1D3" presStyleIdx="1" presStyleCnt="3"/>
      <dgm:spPr/>
    </dgm:pt>
    <dgm:pt modelId="{239D32C9-FE19-4E41-9876-39A042C882AF}" type="pres">
      <dgm:prSet presAssocID="{BAB21A31-43E3-4B1F-926D-5D658686E227}" presName="connTx" presStyleLbl="parChTrans1D3" presStyleIdx="1" presStyleCnt="3"/>
      <dgm:spPr/>
    </dgm:pt>
    <dgm:pt modelId="{06B22D15-6238-4247-88FC-F500082A59FC}" type="pres">
      <dgm:prSet presAssocID="{ADCF09E0-E0C9-429E-A2EF-B69D8FB5A82E}" presName="root2" presStyleCnt="0"/>
      <dgm:spPr/>
    </dgm:pt>
    <dgm:pt modelId="{A14734DB-869D-4766-BBE2-18F9E44ABCA2}" type="pres">
      <dgm:prSet presAssocID="{ADCF09E0-E0C9-429E-A2EF-B69D8FB5A82E}" presName="LevelTwoTextNode" presStyleLbl="node3" presStyleIdx="1" presStyleCnt="3" custLinFactY="16803" custLinFactNeighborX="758" custLinFactNeighborY="100000">
        <dgm:presLayoutVars>
          <dgm:chPref val="3"/>
        </dgm:presLayoutVars>
      </dgm:prSet>
      <dgm:spPr/>
    </dgm:pt>
    <dgm:pt modelId="{B2F648DA-209B-4731-9D9F-8C4949A10A86}" type="pres">
      <dgm:prSet presAssocID="{ADCF09E0-E0C9-429E-A2EF-B69D8FB5A82E}" presName="level3hierChild" presStyleCnt="0"/>
      <dgm:spPr/>
    </dgm:pt>
    <dgm:pt modelId="{DAAB3D4A-3A3B-4A55-827D-72BCF50AA6A0}" type="pres">
      <dgm:prSet presAssocID="{BB65AB3C-A309-41B3-B47D-9B23EF71806C}" presName="conn2-1" presStyleLbl="parChTrans1D2" presStyleIdx="1" presStyleCnt="2"/>
      <dgm:spPr/>
    </dgm:pt>
    <dgm:pt modelId="{81D4C6EB-364D-45F6-BD1B-7BA3101404E8}" type="pres">
      <dgm:prSet presAssocID="{BB65AB3C-A309-41B3-B47D-9B23EF71806C}" presName="connTx" presStyleLbl="parChTrans1D2" presStyleIdx="1" presStyleCnt="2"/>
      <dgm:spPr/>
    </dgm:pt>
    <dgm:pt modelId="{A3B8C22A-FC8B-4B66-B272-D083D38C2404}" type="pres">
      <dgm:prSet presAssocID="{3A76835E-235E-4522-935C-2B7ED74AEAC8}" presName="root2" presStyleCnt="0"/>
      <dgm:spPr/>
    </dgm:pt>
    <dgm:pt modelId="{E00E89CD-8478-472C-87B0-8B642EC4690B}" type="pres">
      <dgm:prSet presAssocID="{3A76835E-235E-4522-935C-2B7ED74AEAC8}" presName="LevelTwoTextNode" presStyleLbl="node2" presStyleIdx="1" presStyleCnt="2">
        <dgm:presLayoutVars>
          <dgm:chPref val="3"/>
        </dgm:presLayoutVars>
      </dgm:prSet>
      <dgm:spPr/>
    </dgm:pt>
    <dgm:pt modelId="{42B30327-AF27-4E1D-A584-F50E215B2C26}" type="pres">
      <dgm:prSet presAssocID="{3A76835E-235E-4522-935C-2B7ED74AEAC8}" presName="level3hierChild" presStyleCnt="0"/>
      <dgm:spPr/>
    </dgm:pt>
    <dgm:pt modelId="{E9A4B92A-6882-436A-A98C-138171EE0BC7}" type="pres">
      <dgm:prSet presAssocID="{0A0F51C5-3BCE-4CD0-87DB-EDD1EF24BEC2}" presName="conn2-1" presStyleLbl="parChTrans1D3" presStyleIdx="2" presStyleCnt="3"/>
      <dgm:spPr/>
    </dgm:pt>
    <dgm:pt modelId="{1921734A-7FE0-4BBA-B7FD-C875B12B45A7}" type="pres">
      <dgm:prSet presAssocID="{0A0F51C5-3BCE-4CD0-87DB-EDD1EF24BEC2}" presName="connTx" presStyleLbl="parChTrans1D3" presStyleIdx="2" presStyleCnt="3"/>
      <dgm:spPr/>
    </dgm:pt>
    <dgm:pt modelId="{95E7AF5D-4827-44F5-9966-511DD056C784}" type="pres">
      <dgm:prSet presAssocID="{B0574510-D5AC-44E4-A5DB-B05029E58394}" presName="root2" presStyleCnt="0"/>
      <dgm:spPr/>
    </dgm:pt>
    <dgm:pt modelId="{20C9D393-6307-4613-8F9A-AC683E317E90}" type="pres">
      <dgm:prSet presAssocID="{B0574510-D5AC-44E4-A5DB-B05029E58394}" presName="LevelTwoTextNode" presStyleLbl="node3" presStyleIdx="2" presStyleCnt="3">
        <dgm:presLayoutVars>
          <dgm:chPref val="3"/>
        </dgm:presLayoutVars>
      </dgm:prSet>
      <dgm:spPr/>
    </dgm:pt>
    <dgm:pt modelId="{A55420CC-6226-40C0-831B-EE9BDD4ADC45}" type="pres">
      <dgm:prSet presAssocID="{B0574510-D5AC-44E4-A5DB-B05029E58394}" presName="level3hierChild" presStyleCnt="0"/>
      <dgm:spPr/>
    </dgm:pt>
    <dgm:pt modelId="{2E41362D-702E-443B-9FC7-C64D2FB8534B}" type="pres">
      <dgm:prSet presAssocID="{9211FAB2-C2C7-4787-8C5F-39FE192B9C4D}" presName="conn2-1" presStyleLbl="parChTrans1D4" presStyleIdx="0" presStyleCnt="1"/>
      <dgm:spPr/>
    </dgm:pt>
    <dgm:pt modelId="{EA90173C-DB21-4DD6-A7EF-01588FBAD4DE}" type="pres">
      <dgm:prSet presAssocID="{9211FAB2-C2C7-4787-8C5F-39FE192B9C4D}" presName="connTx" presStyleLbl="parChTrans1D4" presStyleIdx="0" presStyleCnt="1"/>
      <dgm:spPr/>
    </dgm:pt>
    <dgm:pt modelId="{C827725A-3F61-4BE6-BA90-96D11C824A07}" type="pres">
      <dgm:prSet presAssocID="{176DDADC-33FF-42C1-A121-31C13C258427}" presName="root2" presStyleCnt="0"/>
      <dgm:spPr/>
    </dgm:pt>
    <dgm:pt modelId="{0BD98BC0-6374-4ABB-A298-B64434EB3AE3}" type="pres">
      <dgm:prSet presAssocID="{176DDADC-33FF-42C1-A121-31C13C258427}" presName="LevelTwoTextNode" presStyleLbl="node4" presStyleIdx="0" presStyleCnt="1">
        <dgm:presLayoutVars>
          <dgm:chPref val="3"/>
        </dgm:presLayoutVars>
      </dgm:prSet>
      <dgm:spPr/>
    </dgm:pt>
    <dgm:pt modelId="{6B51614C-20C3-4230-8D5B-3BDD62AA5C6F}" type="pres">
      <dgm:prSet presAssocID="{176DDADC-33FF-42C1-A121-31C13C258427}" presName="level3hierChild" presStyleCnt="0"/>
      <dgm:spPr/>
    </dgm:pt>
  </dgm:ptLst>
  <dgm:cxnLst>
    <dgm:cxn modelId="{6D305F20-7ED5-48FB-B30F-4A5B46911317}" type="presOf" srcId="{9211FAB2-C2C7-4787-8C5F-39FE192B9C4D}" destId="{2E41362D-702E-443B-9FC7-C64D2FB8534B}" srcOrd="0" destOrd="0" presId="urn:microsoft.com/office/officeart/2005/8/layout/hierarchy2"/>
    <dgm:cxn modelId="{9401962B-3153-4796-B371-B00E9B8BBC43}" srcId="{B2E8BF9E-3591-4AA6-86FF-ACA4A29D9615}" destId="{ADCF09E0-E0C9-429E-A2EF-B69D8FB5A82E}" srcOrd="1" destOrd="0" parTransId="{BAB21A31-43E3-4B1F-926D-5D658686E227}" sibTransId="{D2DC9E2A-C5DD-49B2-AE08-28B6E7C010EB}"/>
    <dgm:cxn modelId="{9E65622D-4533-4297-93DA-807204DE4D01}" srcId="{40F3974D-5C8E-4A53-806E-0D139A5D09B9}" destId="{3A76835E-235E-4522-935C-2B7ED74AEAC8}" srcOrd="1" destOrd="0" parTransId="{BB65AB3C-A309-41B3-B47D-9B23EF71806C}" sibTransId="{8E9616C7-4DA8-4D2F-8219-7FCA83FD8856}"/>
    <dgm:cxn modelId="{1A454A2E-7718-41D0-8FAE-E4FC3D3FFC7A}" type="presOf" srcId="{3A76835E-235E-4522-935C-2B7ED74AEAC8}" destId="{E00E89CD-8478-472C-87B0-8B642EC4690B}" srcOrd="0" destOrd="0" presId="urn:microsoft.com/office/officeart/2005/8/layout/hierarchy2"/>
    <dgm:cxn modelId="{A300BB38-B849-4BB1-8F65-154074FE813D}" srcId="{3A76835E-235E-4522-935C-2B7ED74AEAC8}" destId="{B0574510-D5AC-44E4-A5DB-B05029E58394}" srcOrd="0" destOrd="0" parTransId="{0A0F51C5-3BCE-4CD0-87DB-EDD1EF24BEC2}" sibTransId="{8EDFADDD-8D5F-40F9-BC0A-1C070BB82A2E}"/>
    <dgm:cxn modelId="{B4D27D3B-E0C6-417E-9160-3CDFEB3554FC}" type="presOf" srcId="{B0574510-D5AC-44E4-A5DB-B05029E58394}" destId="{20C9D393-6307-4613-8F9A-AC683E317E90}" srcOrd="0" destOrd="0" presId="urn:microsoft.com/office/officeart/2005/8/layout/hierarchy2"/>
    <dgm:cxn modelId="{2528EA62-38F7-4C13-8E74-4CF1F5FDAE2D}" type="presOf" srcId="{ADCF09E0-E0C9-429E-A2EF-B69D8FB5A82E}" destId="{A14734DB-869D-4766-BBE2-18F9E44ABCA2}" srcOrd="0" destOrd="0" presId="urn:microsoft.com/office/officeart/2005/8/layout/hierarchy2"/>
    <dgm:cxn modelId="{722A3463-AED0-4042-AEB8-1700B5B64FE5}" type="presOf" srcId="{190ED0F5-96A9-4F4D-B49A-45314ADB0AA9}" destId="{AE042DC4-802C-4F1C-8178-59475C6373B8}" srcOrd="1" destOrd="0" presId="urn:microsoft.com/office/officeart/2005/8/layout/hierarchy2"/>
    <dgm:cxn modelId="{BC34BC44-94E2-4333-AA9D-1D7D91332598}" type="presOf" srcId="{15FEC539-A442-470A-9150-3447C128D703}" destId="{96175A01-8B97-46AD-84EB-A1C02F4947B1}" srcOrd="0" destOrd="0" presId="urn:microsoft.com/office/officeart/2005/8/layout/hierarchy2"/>
    <dgm:cxn modelId="{1A752C47-610F-4D17-BBFB-361902F7CDEA}" type="presOf" srcId="{BB65AB3C-A309-41B3-B47D-9B23EF71806C}" destId="{DAAB3D4A-3A3B-4A55-827D-72BCF50AA6A0}" srcOrd="0" destOrd="0" presId="urn:microsoft.com/office/officeart/2005/8/layout/hierarchy2"/>
    <dgm:cxn modelId="{9A036C67-CA63-4F0A-9601-2737892921F9}" type="presOf" srcId="{176DDADC-33FF-42C1-A121-31C13C258427}" destId="{0BD98BC0-6374-4ABB-A298-B64434EB3AE3}" srcOrd="0" destOrd="0" presId="urn:microsoft.com/office/officeart/2005/8/layout/hierarchy2"/>
    <dgm:cxn modelId="{01683268-9B48-4C07-AEAA-D458AB957701}" type="presOf" srcId="{E7E512F4-47B4-422A-8319-516890C2C19F}" destId="{43E4B928-872D-4276-87C4-A1B7FA4105B4}" srcOrd="1" destOrd="0" presId="urn:microsoft.com/office/officeart/2005/8/layout/hierarchy2"/>
    <dgm:cxn modelId="{18A6B76A-3E7D-469C-8A43-760621976411}" type="presOf" srcId="{BAB21A31-43E3-4B1F-926D-5D658686E227}" destId="{239D32C9-FE19-4E41-9876-39A042C882AF}" srcOrd="1" destOrd="0" presId="urn:microsoft.com/office/officeart/2005/8/layout/hierarchy2"/>
    <dgm:cxn modelId="{305FE556-6059-4CAF-9C71-463B7CF45956}" srcId="{40F3974D-5C8E-4A53-806E-0D139A5D09B9}" destId="{B2E8BF9E-3591-4AA6-86FF-ACA4A29D9615}" srcOrd="0" destOrd="0" parTransId="{E7E512F4-47B4-422A-8319-516890C2C19F}" sibTransId="{0B4482CF-F101-4495-A8C5-9C986AE186DF}"/>
    <dgm:cxn modelId="{E2008877-2E26-49F4-BD5C-EA4262EEB1A0}" type="presOf" srcId="{BAB21A31-43E3-4B1F-926D-5D658686E227}" destId="{ED5E2CE0-76C6-416F-9FD2-27F1D234D0DB}" srcOrd="0" destOrd="0" presId="urn:microsoft.com/office/officeart/2005/8/layout/hierarchy2"/>
    <dgm:cxn modelId="{540D4A84-088C-41EE-8AE6-74D8D2C16DC3}" srcId="{B2E8BF9E-3591-4AA6-86FF-ACA4A29D9615}" destId="{5ADACDB7-51E3-4E31-8D55-200D383C4946}" srcOrd="0" destOrd="0" parTransId="{190ED0F5-96A9-4F4D-B49A-45314ADB0AA9}" sibTransId="{20281C70-498B-4ED2-84BB-DF53E69CE909}"/>
    <dgm:cxn modelId="{865D7691-F528-4413-897C-3153BFE7B94B}" type="presOf" srcId="{190ED0F5-96A9-4F4D-B49A-45314ADB0AA9}" destId="{459985C9-539B-4E5B-93D1-AA434E4E3FE4}" srcOrd="0" destOrd="0" presId="urn:microsoft.com/office/officeart/2005/8/layout/hierarchy2"/>
    <dgm:cxn modelId="{B9ECED9F-D77A-4AE7-A18F-00C2DB002897}" type="presOf" srcId="{5ADACDB7-51E3-4E31-8D55-200D383C4946}" destId="{ABD8F7F4-465F-45E0-A0E1-4F9E7EFB8E06}" srcOrd="0" destOrd="0" presId="urn:microsoft.com/office/officeart/2005/8/layout/hierarchy2"/>
    <dgm:cxn modelId="{6E6E0DA7-47EF-46AC-A82C-D56EB648117C}" type="presOf" srcId="{B2E8BF9E-3591-4AA6-86FF-ACA4A29D9615}" destId="{E7787B11-C141-431E-A336-CEFA2E7D950B}" srcOrd="0" destOrd="0" presId="urn:microsoft.com/office/officeart/2005/8/layout/hierarchy2"/>
    <dgm:cxn modelId="{8E48BBA8-B2B9-40DD-B0C3-2DB3A56644D2}" type="presOf" srcId="{0A0F51C5-3BCE-4CD0-87DB-EDD1EF24BEC2}" destId="{E9A4B92A-6882-436A-A98C-138171EE0BC7}" srcOrd="0" destOrd="0" presId="urn:microsoft.com/office/officeart/2005/8/layout/hierarchy2"/>
    <dgm:cxn modelId="{B62852B5-4CF4-43F2-9FF8-F70DAAB851FD}" type="presOf" srcId="{9211FAB2-C2C7-4787-8C5F-39FE192B9C4D}" destId="{EA90173C-DB21-4DD6-A7EF-01588FBAD4DE}" srcOrd="1" destOrd="0" presId="urn:microsoft.com/office/officeart/2005/8/layout/hierarchy2"/>
    <dgm:cxn modelId="{CF4F92B8-4621-4119-8E1D-1FD7DFCDE360}" type="presOf" srcId="{E7E512F4-47B4-422A-8319-516890C2C19F}" destId="{D6E56E17-690A-4D05-9925-0B257F3DF5B9}" srcOrd="0" destOrd="0" presId="urn:microsoft.com/office/officeart/2005/8/layout/hierarchy2"/>
    <dgm:cxn modelId="{C9A1FFC5-FE7D-4AD0-A9E4-335366DF36F6}" srcId="{15FEC539-A442-470A-9150-3447C128D703}" destId="{40F3974D-5C8E-4A53-806E-0D139A5D09B9}" srcOrd="0" destOrd="0" parTransId="{6A36E596-78E5-4650-8480-3AA405EB3C66}" sibTransId="{426B3BD7-4E54-48EF-8772-8C011D27A8E7}"/>
    <dgm:cxn modelId="{D620CFCE-BEE9-4410-A871-707D1243D914}" type="presOf" srcId="{0A0F51C5-3BCE-4CD0-87DB-EDD1EF24BEC2}" destId="{1921734A-7FE0-4BBA-B7FD-C875B12B45A7}" srcOrd="1" destOrd="0" presId="urn:microsoft.com/office/officeart/2005/8/layout/hierarchy2"/>
    <dgm:cxn modelId="{E820E0F5-FFF4-4192-97C3-5B8F82BDC364}" srcId="{B0574510-D5AC-44E4-A5DB-B05029E58394}" destId="{176DDADC-33FF-42C1-A121-31C13C258427}" srcOrd="0" destOrd="0" parTransId="{9211FAB2-C2C7-4787-8C5F-39FE192B9C4D}" sibTransId="{1A6F7764-D8A1-4B8D-A8EA-F3D890F9B788}"/>
    <dgm:cxn modelId="{49D28BFC-926A-4D71-B4AD-39F608A92BB4}" type="presOf" srcId="{BB65AB3C-A309-41B3-B47D-9B23EF71806C}" destId="{81D4C6EB-364D-45F6-BD1B-7BA3101404E8}" srcOrd="1" destOrd="0" presId="urn:microsoft.com/office/officeart/2005/8/layout/hierarchy2"/>
    <dgm:cxn modelId="{F9AC65FF-4579-4B39-AB60-BAB575574EB3}" type="presOf" srcId="{40F3974D-5C8E-4A53-806E-0D139A5D09B9}" destId="{83B8E520-92A0-45E6-AD8A-0AE9D7587CBC}" srcOrd="0" destOrd="0" presId="urn:microsoft.com/office/officeart/2005/8/layout/hierarchy2"/>
    <dgm:cxn modelId="{00053E30-AA0D-4193-8D92-B6916F48BB38}" type="presParOf" srcId="{96175A01-8B97-46AD-84EB-A1C02F4947B1}" destId="{C443184D-9656-4CE0-9F93-5D93ACDEE045}" srcOrd="0" destOrd="0" presId="urn:microsoft.com/office/officeart/2005/8/layout/hierarchy2"/>
    <dgm:cxn modelId="{BF9B65F0-C29F-4C32-8214-ECFD0FFB1F1C}" type="presParOf" srcId="{C443184D-9656-4CE0-9F93-5D93ACDEE045}" destId="{83B8E520-92A0-45E6-AD8A-0AE9D7587CBC}" srcOrd="0" destOrd="0" presId="urn:microsoft.com/office/officeart/2005/8/layout/hierarchy2"/>
    <dgm:cxn modelId="{FD8ACDEA-DD54-4B1B-96B9-99A628B870B1}" type="presParOf" srcId="{C443184D-9656-4CE0-9F93-5D93ACDEE045}" destId="{8530F1CA-AA91-4926-AE03-0C57130F1A80}" srcOrd="1" destOrd="0" presId="urn:microsoft.com/office/officeart/2005/8/layout/hierarchy2"/>
    <dgm:cxn modelId="{E9C34225-BA80-453F-8E89-974AB48AE1CE}" type="presParOf" srcId="{8530F1CA-AA91-4926-AE03-0C57130F1A80}" destId="{D6E56E17-690A-4D05-9925-0B257F3DF5B9}" srcOrd="0" destOrd="0" presId="urn:microsoft.com/office/officeart/2005/8/layout/hierarchy2"/>
    <dgm:cxn modelId="{D0E19ECC-E889-43EA-98A1-13032C061D5F}" type="presParOf" srcId="{D6E56E17-690A-4D05-9925-0B257F3DF5B9}" destId="{43E4B928-872D-4276-87C4-A1B7FA4105B4}" srcOrd="0" destOrd="0" presId="urn:microsoft.com/office/officeart/2005/8/layout/hierarchy2"/>
    <dgm:cxn modelId="{C03B2208-D206-4B17-85FE-9E6667DD4CC4}" type="presParOf" srcId="{8530F1CA-AA91-4926-AE03-0C57130F1A80}" destId="{60A00AF7-6791-4232-963B-654D148BC57D}" srcOrd="1" destOrd="0" presId="urn:microsoft.com/office/officeart/2005/8/layout/hierarchy2"/>
    <dgm:cxn modelId="{B5B53581-53EF-45D8-8CA1-9BEF8C6602C3}" type="presParOf" srcId="{60A00AF7-6791-4232-963B-654D148BC57D}" destId="{E7787B11-C141-431E-A336-CEFA2E7D950B}" srcOrd="0" destOrd="0" presId="urn:microsoft.com/office/officeart/2005/8/layout/hierarchy2"/>
    <dgm:cxn modelId="{3C14F87B-6A5A-4A49-907C-BA7ECEB496CC}" type="presParOf" srcId="{60A00AF7-6791-4232-963B-654D148BC57D}" destId="{95BB7936-5130-46DE-BC99-D64660249799}" srcOrd="1" destOrd="0" presId="urn:microsoft.com/office/officeart/2005/8/layout/hierarchy2"/>
    <dgm:cxn modelId="{F0C94F77-C7D0-4162-AFAC-320F842EEBE0}" type="presParOf" srcId="{95BB7936-5130-46DE-BC99-D64660249799}" destId="{459985C9-539B-4E5B-93D1-AA434E4E3FE4}" srcOrd="0" destOrd="0" presId="urn:microsoft.com/office/officeart/2005/8/layout/hierarchy2"/>
    <dgm:cxn modelId="{CF98A0FF-1D98-4C18-91A9-44D2E8DC3F5D}" type="presParOf" srcId="{459985C9-539B-4E5B-93D1-AA434E4E3FE4}" destId="{AE042DC4-802C-4F1C-8178-59475C6373B8}" srcOrd="0" destOrd="0" presId="urn:microsoft.com/office/officeart/2005/8/layout/hierarchy2"/>
    <dgm:cxn modelId="{863A68EB-1664-4E3E-9AAB-5793C92CAE44}" type="presParOf" srcId="{95BB7936-5130-46DE-BC99-D64660249799}" destId="{79847D92-0340-4F86-A949-DAA41562CC3C}" srcOrd="1" destOrd="0" presId="urn:microsoft.com/office/officeart/2005/8/layout/hierarchy2"/>
    <dgm:cxn modelId="{FBF8D5CA-2CDD-4D48-9781-52983BA1EE02}" type="presParOf" srcId="{79847D92-0340-4F86-A949-DAA41562CC3C}" destId="{ABD8F7F4-465F-45E0-A0E1-4F9E7EFB8E06}" srcOrd="0" destOrd="0" presId="urn:microsoft.com/office/officeart/2005/8/layout/hierarchy2"/>
    <dgm:cxn modelId="{ACA9F6AA-5D38-4869-B8BC-294FC723905C}" type="presParOf" srcId="{79847D92-0340-4F86-A949-DAA41562CC3C}" destId="{FCE4B44A-0C04-4100-9C81-1E897A1B4A8F}" srcOrd="1" destOrd="0" presId="urn:microsoft.com/office/officeart/2005/8/layout/hierarchy2"/>
    <dgm:cxn modelId="{FEBA5543-8F70-45C1-9EFB-9C252F17762B}" type="presParOf" srcId="{95BB7936-5130-46DE-BC99-D64660249799}" destId="{ED5E2CE0-76C6-416F-9FD2-27F1D234D0DB}" srcOrd="2" destOrd="0" presId="urn:microsoft.com/office/officeart/2005/8/layout/hierarchy2"/>
    <dgm:cxn modelId="{A074205E-F521-4840-A3F6-1FDA9F72728D}" type="presParOf" srcId="{ED5E2CE0-76C6-416F-9FD2-27F1D234D0DB}" destId="{239D32C9-FE19-4E41-9876-39A042C882AF}" srcOrd="0" destOrd="0" presId="urn:microsoft.com/office/officeart/2005/8/layout/hierarchy2"/>
    <dgm:cxn modelId="{EA2A6CE8-C5A8-41EA-A306-CE7B8854448C}" type="presParOf" srcId="{95BB7936-5130-46DE-BC99-D64660249799}" destId="{06B22D15-6238-4247-88FC-F500082A59FC}" srcOrd="3" destOrd="0" presId="urn:microsoft.com/office/officeart/2005/8/layout/hierarchy2"/>
    <dgm:cxn modelId="{9FB65E7D-6EA7-47D7-9E2B-318EBF5E3A7A}" type="presParOf" srcId="{06B22D15-6238-4247-88FC-F500082A59FC}" destId="{A14734DB-869D-4766-BBE2-18F9E44ABCA2}" srcOrd="0" destOrd="0" presId="urn:microsoft.com/office/officeart/2005/8/layout/hierarchy2"/>
    <dgm:cxn modelId="{B9958A62-683D-41D4-9C0C-03328D0898FE}" type="presParOf" srcId="{06B22D15-6238-4247-88FC-F500082A59FC}" destId="{B2F648DA-209B-4731-9D9F-8C4949A10A86}" srcOrd="1" destOrd="0" presId="urn:microsoft.com/office/officeart/2005/8/layout/hierarchy2"/>
    <dgm:cxn modelId="{80182564-6B89-4F6D-B8C9-F3CCE2090176}" type="presParOf" srcId="{8530F1CA-AA91-4926-AE03-0C57130F1A80}" destId="{DAAB3D4A-3A3B-4A55-827D-72BCF50AA6A0}" srcOrd="2" destOrd="0" presId="urn:microsoft.com/office/officeart/2005/8/layout/hierarchy2"/>
    <dgm:cxn modelId="{E2EF082B-2DE0-413B-A3D4-C81A9A4FECF8}" type="presParOf" srcId="{DAAB3D4A-3A3B-4A55-827D-72BCF50AA6A0}" destId="{81D4C6EB-364D-45F6-BD1B-7BA3101404E8}" srcOrd="0" destOrd="0" presId="urn:microsoft.com/office/officeart/2005/8/layout/hierarchy2"/>
    <dgm:cxn modelId="{43607735-183C-426C-B8EB-94FE3ACE7AD6}" type="presParOf" srcId="{8530F1CA-AA91-4926-AE03-0C57130F1A80}" destId="{A3B8C22A-FC8B-4B66-B272-D083D38C2404}" srcOrd="3" destOrd="0" presId="urn:microsoft.com/office/officeart/2005/8/layout/hierarchy2"/>
    <dgm:cxn modelId="{7B028BB1-FE4B-49F9-A869-9F968A0A5F73}" type="presParOf" srcId="{A3B8C22A-FC8B-4B66-B272-D083D38C2404}" destId="{E00E89CD-8478-472C-87B0-8B642EC4690B}" srcOrd="0" destOrd="0" presId="urn:microsoft.com/office/officeart/2005/8/layout/hierarchy2"/>
    <dgm:cxn modelId="{7435B1BC-B580-48AB-A4FF-68B266754244}" type="presParOf" srcId="{A3B8C22A-FC8B-4B66-B272-D083D38C2404}" destId="{42B30327-AF27-4E1D-A584-F50E215B2C26}" srcOrd="1" destOrd="0" presId="urn:microsoft.com/office/officeart/2005/8/layout/hierarchy2"/>
    <dgm:cxn modelId="{3B820C22-7ACC-43F6-B933-EA4F42CAA4E1}" type="presParOf" srcId="{42B30327-AF27-4E1D-A584-F50E215B2C26}" destId="{E9A4B92A-6882-436A-A98C-138171EE0BC7}" srcOrd="0" destOrd="0" presId="urn:microsoft.com/office/officeart/2005/8/layout/hierarchy2"/>
    <dgm:cxn modelId="{93F47DC0-2C95-43EC-890B-92A8F837FE93}" type="presParOf" srcId="{E9A4B92A-6882-436A-A98C-138171EE0BC7}" destId="{1921734A-7FE0-4BBA-B7FD-C875B12B45A7}" srcOrd="0" destOrd="0" presId="urn:microsoft.com/office/officeart/2005/8/layout/hierarchy2"/>
    <dgm:cxn modelId="{404C07B2-2CA4-418C-B070-CF7F0E9709CD}" type="presParOf" srcId="{42B30327-AF27-4E1D-A584-F50E215B2C26}" destId="{95E7AF5D-4827-44F5-9966-511DD056C784}" srcOrd="1" destOrd="0" presId="urn:microsoft.com/office/officeart/2005/8/layout/hierarchy2"/>
    <dgm:cxn modelId="{2A0F260C-1A41-4655-9490-1877773B822B}" type="presParOf" srcId="{95E7AF5D-4827-44F5-9966-511DD056C784}" destId="{20C9D393-6307-4613-8F9A-AC683E317E90}" srcOrd="0" destOrd="0" presId="urn:microsoft.com/office/officeart/2005/8/layout/hierarchy2"/>
    <dgm:cxn modelId="{55852168-7D59-43BF-8E40-B3B5E60446C3}" type="presParOf" srcId="{95E7AF5D-4827-44F5-9966-511DD056C784}" destId="{A55420CC-6226-40C0-831B-EE9BDD4ADC45}" srcOrd="1" destOrd="0" presId="urn:microsoft.com/office/officeart/2005/8/layout/hierarchy2"/>
    <dgm:cxn modelId="{094736C3-E9F4-4C7F-991B-08631AD0B027}" type="presParOf" srcId="{A55420CC-6226-40C0-831B-EE9BDD4ADC45}" destId="{2E41362D-702E-443B-9FC7-C64D2FB8534B}" srcOrd="0" destOrd="0" presId="urn:microsoft.com/office/officeart/2005/8/layout/hierarchy2"/>
    <dgm:cxn modelId="{E0998606-CAA3-49CF-8F58-1D4E0DD4AF53}" type="presParOf" srcId="{2E41362D-702E-443B-9FC7-C64D2FB8534B}" destId="{EA90173C-DB21-4DD6-A7EF-01588FBAD4DE}" srcOrd="0" destOrd="0" presId="urn:microsoft.com/office/officeart/2005/8/layout/hierarchy2"/>
    <dgm:cxn modelId="{9E1C6ADD-71B8-41AB-8D9A-2DEF0C159B51}" type="presParOf" srcId="{A55420CC-6226-40C0-831B-EE9BDD4ADC45}" destId="{C827725A-3F61-4BE6-BA90-96D11C824A07}" srcOrd="1" destOrd="0" presId="urn:microsoft.com/office/officeart/2005/8/layout/hierarchy2"/>
    <dgm:cxn modelId="{DAF93279-4C5A-4F36-A5D6-2DFE59CB95FE}" type="presParOf" srcId="{C827725A-3F61-4BE6-BA90-96D11C824A07}" destId="{0BD98BC0-6374-4ABB-A298-B64434EB3AE3}" srcOrd="0" destOrd="0" presId="urn:microsoft.com/office/officeart/2005/8/layout/hierarchy2"/>
    <dgm:cxn modelId="{76D19AFE-DB9E-4550-8E4A-A25EA6D9317B}" type="presParOf" srcId="{C827725A-3F61-4BE6-BA90-96D11C824A07}" destId="{6B51614C-20C3-4230-8D5B-3BDD62AA5C6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AEC70E-244B-4683-8600-4FA1D32B8F29}">
      <dsp:nvSpPr>
        <dsp:cNvPr id="0" name=""/>
        <dsp:cNvSpPr/>
      </dsp:nvSpPr>
      <dsp:spPr>
        <a:xfrm rot="7262912">
          <a:off x="1300420" y="1037106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082587-7834-46F0-A26B-3D9F8D4EFB74}">
      <dsp:nvSpPr>
        <dsp:cNvPr id="0" name=""/>
        <dsp:cNvSpPr/>
      </dsp:nvSpPr>
      <dsp:spPr>
        <a:xfrm rot="9557274">
          <a:off x="1219722" y="834458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1AA5E8-91B5-4A82-A45E-21E7FD245F91}">
      <dsp:nvSpPr>
        <dsp:cNvPr id="0" name=""/>
        <dsp:cNvSpPr/>
      </dsp:nvSpPr>
      <dsp:spPr>
        <a:xfrm rot="12042726">
          <a:off x="1219722" y="606820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E32BC8-4C10-4718-9021-CD8523987E15}">
      <dsp:nvSpPr>
        <dsp:cNvPr id="0" name=""/>
        <dsp:cNvSpPr/>
      </dsp:nvSpPr>
      <dsp:spPr>
        <a:xfrm rot="14337088">
          <a:off x="1300420" y="404172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EDEE5C-342A-4AA7-92C4-F324420EB397}">
      <dsp:nvSpPr>
        <dsp:cNvPr id="0" name=""/>
        <dsp:cNvSpPr/>
      </dsp:nvSpPr>
      <dsp:spPr>
        <a:xfrm>
          <a:off x="1390398" y="481662"/>
          <a:ext cx="517240" cy="517240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1000" r="-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F9E78B-79A6-473B-83DF-385243C8F48A}">
      <dsp:nvSpPr>
        <dsp:cNvPr id="0" name=""/>
        <dsp:cNvSpPr/>
      </dsp:nvSpPr>
      <dsp:spPr>
        <a:xfrm>
          <a:off x="1141764" y="269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1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1187213" y="45718"/>
        <a:ext cx="219446" cy="219446"/>
      </dsp:txXfrm>
    </dsp:sp>
    <dsp:sp modelId="{C4D7B382-7C83-45AB-B536-D7A73AA93294}">
      <dsp:nvSpPr>
        <dsp:cNvPr id="0" name=""/>
        <dsp:cNvSpPr/>
      </dsp:nvSpPr>
      <dsp:spPr>
        <a:xfrm>
          <a:off x="676247" y="269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1</m:t>
                  </m:r>
                </m:sub>
              </m:sSub>
            </m:oMath>
          </a14:m>
          <a:endParaRPr lang="ko-KR" altLang="en-US" sz="1300" kern="1200"/>
        </a:p>
      </dsp:txBody>
      <dsp:txXfrm>
        <a:off x="676247" y="269"/>
        <a:ext cx="465516" cy="310344"/>
      </dsp:txXfrm>
    </dsp:sp>
    <dsp:sp modelId="{F3571352-7517-47FB-BA70-AA163D2A317D}">
      <dsp:nvSpPr>
        <dsp:cNvPr id="0" name=""/>
        <dsp:cNvSpPr/>
      </dsp:nvSpPr>
      <dsp:spPr>
        <a:xfrm>
          <a:off x="927697" y="371044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2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416493"/>
        <a:ext cx="219446" cy="219446"/>
      </dsp:txXfrm>
    </dsp:sp>
    <dsp:sp modelId="{65BB4472-BB00-4BC7-91D0-ED4AB14B3DAD}">
      <dsp:nvSpPr>
        <dsp:cNvPr id="0" name=""/>
        <dsp:cNvSpPr/>
      </dsp:nvSpPr>
      <dsp:spPr>
        <a:xfrm>
          <a:off x="462180" y="371044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2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371044"/>
        <a:ext cx="465516" cy="310344"/>
      </dsp:txXfrm>
    </dsp:sp>
    <dsp:sp modelId="{5536B3FB-E6AB-428B-B57D-0F053254C588}">
      <dsp:nvSpPr>
        <dsp:cNvPr id="0" name=""/>
        <dsp:cNvSpPr/>
      </dsp:nvSpPr>
      <dsp:spPr>
        <a:xfrm>
          <a:off x="927697" y="799177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3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844626"/>
        <a:ext cx="219446" cy="219446"/>
      </dsp:txXfrm>
    </dsp:sp>
    <dsp:sp modelId="{DE3E9822-D7CA-4859-A28D-358C774EFD08}">
      <dsp:nvSpPr>
        <dsp:cNvPr id="0" name=""/>
        <dsp:cNvSpPr/>
      </dsp:nvSpPr>
      <dsp:spPr>
        <a:xfrm>
          <a:off x="462180" y="799177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3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799177"/>
        <a:ext cx="465516" cy="310344"/>
      </dsp:txXfrm>
    </dsp:sp>
    <dsp:sp modelId="{FFBA818F-2D69-4187-959A-DE288267861B}">
      <dsp:nvSpPr>
        <dsp:cNvPr id="0" name=""/>
        <dsp:cNvSpPr/>
      </dsp:nvSpPr>
      <dsp:spPr>
        <a:xfrm>
          <a:off x="1141764" y="1169951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"/>
              </m:oMathParaPr>
              <m:oMath xmlns:m="http://schemas.openxmlformats.org/officeDocument/2006/math">
                <m:r>
                  <a:rPr lang="en-US" altLang="ko-KR" sz="1200" b="0" i="1" kern="1200">
                    <a:latin typeface="Cambria Math" panose="02040503050406030204" pitchFamily="18" charset="0"/>
                  </a:rPr>
                  <m:t>𝑏</m:t>
                </m:r>
              </m:oMath>
            </m:oMathPara>
          </a14:m>
          <a:endParaRPr lang="ko-KR" altLang="en-US" sz="1200" kern="1200"/>
        </a:p>
      </dsp:txBody>
      <dsp:txXfrm>
        <a:off x="1187213" y="1215400"/>
        <a:ext cx="219446" cy="21944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3B8E520-92A0-45E6-AD8A-0AE9D7587CBC}">
      <dsp:nvSpPr>
        <dsp:cNvPr id="0" name=""/>
        <dsp:cNvSpPr/>
      </dsp:nvSpPr>
      <dsp:spPr>
        <a:xfrm>
          <a:off x="94652" y="627718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Caption</a:t>
          </a:r>
          <a:endParaRPr lang="ko-KR" altLang="en-US" sz="700" kern="1200"/>
        </a:p>
      </dsp:txBody>
      <dsp:txXfrm>
        <a:off x="107427" y="640493"/>
        <a:ext cx="846818" cy="410634"/>
      </dsp:txXfrm>
    </dsp:sp>
    <dsp:sp modelId="{D6E56E17-690A-4D05-9925-0B257F3DF5B9}">
      <dsp:nvSpPr>
        <dsp:cNvPr id="0" name=""/>
        <dsp:cNvSpPr/>
      </dsp:nvSpPr>
      <dsp:spPr>
        <a:xfrm rot="19285081">
          <a:off x="918301" y="679373"/>
          <a:ext cx="446386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46386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30334" y="695460"/>
        <a:ext cx="22319" cy="22319"/>
      </dsp:txXfrm>
    </dsp:sp>
    <dsp:sp modelId="{E7787B11-C141-431E-A336-CEFA2E7D950B}">
      <dsp:nvSpPr>
        <dsp:cNvPr id="0" name=""/>
        <dsp:cNvSpPr/>
      </dsp:nvSpPr>
      <dsp:spPr>
        <a:xfrm>
          <a:off x="1315967" y="349336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Cause</a:t>
          </a:r>
          <a:endParaRPr lang="ko-KR" altLang="en-US" sz="700" kern="1200"/>
        </a:p>
      </dsp:txBody>
      <dsp:txXfrm>
        <a:off x="1328742" y="362111"/>
        <a:ext cx="846818" cy="410634"/>
      </dsp:txXfrm>
    </dsp:sp>
    <dsp:sp modelId="{459985C9-539B-4E5B-93D1-AA434E4E3FE4}">
      <dsp:nvSpPr>
        <dsp:cNvPr id="0" name=""/>
        <dsp:cNvSpPr/>
      </dsp:nvSpPr>
      <dsp:spPr>
        <a:xfrm rot="20385336">
          <a:off x="2175928" y="470681"/>
          <a:ext cx="401713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01713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66742" y="487884"/>
        <a:ext cx="20085" cy="20085"/>
      </dsp:txXfrm>
    </dsp:sp>
    <dsp:sp modelId="{ABD8F7F4-465F-45E0-A0E1-4F9E7EFB8E06}">
      <dsp:nvSpPr>
        <dsp:cNvPr id="0" name=""/>
        <dsp:cNvSpPr/>
      </dsp:nvSpPr>
      <dsp:spPr>
        <a:xfrm>
          <a:off x="2565234" y="210333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 *</a:t>
          </a: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(Cause is false)</a:t>
          </a:r>
          <a:endParaRPr lang="ko-KR" altLang="en-US" sz="700" kern="1200"/>
        </a:p>
      </dsp:txBody>
      <dsp:txXfrm>
        <a:off x="2578009" y="223108"/>
        <a:ext cx="846818" cy="410634"/>
      </dsp:txXfrm>
    </dsp:sp>
    <dsp:sp modelId="{ED5E2CE0-76C6-416F-9FD2-27F1D234D0DB}">
      <dsp:nvSpPr>
        <dsp:cNvPr id="0" name=""/>
        <dsp:cNvSpPr/>
      </dsp:nvSpPr>
      <dsp:spPr>
        <a:xfrm rot="3690955">
          <a:off x="1993345" y="867829"/>
          <a:ext cx="745542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745542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47477" y="876437"/>
        <a:ext cx="37277" cy="37277"/>
      </dsp:txXfrm>
    </dsp:sp>
    <dsp:sp modelId="{A14734DB-869D-4766-BBE2-18F9E44ABCA2}">
      <dsp:nvSpPr>
        <dsp:cNvPr id="0" name=""/>
        <dsp:cNvSpPr/>
      </dsp:nvSpPr>
      <dsp:spPr>
        <a:xfrm>
          <a:off x="2543896" y="1004630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...</a:t>
          </a:r>
          <a:endParaRPr lang="ko-KR" altLang="en-US" sz="700" kern="1200"/>
        </a:p>
      </dsp:txBody>
      <dsp:txXfrm>
        <a:off x="2556671" y="1017405"/>
        <a:ext cx="846818" cy="410634"/>
      </dsp:txXfrm>
    </dsp:sp>
    <dsp:sp modelId="{DAAB3D4A-3A3B-4A55-827D-72BCF50AA6A0}">
      <dsp:nvSpPr>
        <dsp:cNvPr id="0" name=""/>
        <dsp:cNvSpPr/>
      </dsp:nvSpPr>
      <dsp:spPr>
        <a:xfrm rot="2829178">
          <a:off x="884931" y="1006668"/>
          <a:ext cx="51312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513125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28666" y="1021086"/>
        <a:ext cx="25656" cy="25656"/>
      </dsp:txXfrm>
    </dsp:sp>
    <dsp:sp modelId="{E00E89CD-8478-472C-87B0-8B642EC4690B}">
      <dsp:nvSpPr>
        <dsp:cNvPr id="0" name=""/>
        <dsp:cNvSpPr/>
      </dsp:nvSpPr>
      <dsp:spPr>
        <a:xfrm>
          <a:off x="1315967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No Cause</a:t>
          </a:r>
          <a:endParaRPr lang="ko-KR" altLang="en-US" sz="700" kern="1200"/>
        </a:p>
      </dsp:txBody>
      <dsp:txXfrm>
        <a:off x="1328742" y="1016702"/>
        <a:ext cx="846818" cy="410634"/>
      </dsp:txXfrm>
    </dsp:sp>
    <dsp:sp modelId="{E9A4B92A-6882-436A-A98C-138171EE0BC7}">
      <dsp:nvSpPr>
        <dsp:cNvPr id="0" name=""/>
        <dsp:cNvSpPr/>
      </dsp:nvSpPr>
      <dsp:spPr>
        <a:xfrm>
          <a:off x="2188336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54086" y="1213295"/>
        <a:ext cx="17447" cy="17447"/>
      </dsp:txXfrm>
    </dsp:sp>
    <dsp:sp modelId="{20C9D393-6307-4613-8F9A-AC683E317E90}">
      <dsp:nvSpPr>
        <dsp:cNvPr id="0" name=""/>
        <dsp:cNvSpPr/>
      </dsp:nvSpPr>
      <dsp:spPr>
        <a:xfrm>
          <a:off x="2537283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(Option)</a:t>
          </a:r>
          <a:endParaRPr lang="ko-KR" altLang="en-US" sz="700" kern="1200"/>
        </a:p>
      </dsp:txBody>
      <dsp:txXfrm>
        <a:off x="2550058" y="1016702"/>
        <a:ext cx="846818" cy="410634"/>
      </dsp:txXfrm>
    </dsp:sp>
    <dsp:sp modelId="{2E41362D-702E-443B-9FC7-C64D2FB8534B}">
      <dsp:nvSpPr>
        <dsp:cNvPr id="0" name=""/>
        <dsp:cNvSpPr/>
      </dsp:nvSpPr>
      <dsp:spPr>
        <a:xfrm>
          <a:off x="3409652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75402" y="1213295"/>
        <a:ext cx="17447" cy="17447"/>
      </dsp:txXfrm>
    </dsp:sp>
    <dsp:sp modelId="{0BD98BC0-6374-4ABB-A298-B64434EB3AE3}">
      <dsp:nvSpPr>
        <dsp:cNvPr id="0" name=""/>
        <dsp:cNvSpPr/>
      </dsp:nvSpPr>
      <dsp:spPr>
        <a:xfrm>
          <a:off x="3758599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</a:t>
          </a:r>
          <a:endParaRPr lang="ko-KR" altLang="en-US" sz="700" kern="1200"/>
        </a:p>
      </dsp:txBody>
      <dsp:txXfrm>
        <a:off x="3771374" y="1016702"/>
        <a:ext cx="846818" cy="4106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DB3831969E4302BBF5A556E09C62A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D071255-FE51-4E23-BD6D-992882D3468D}"/>
      </w:docPartPr>
      <w:docPartBody>
        <w:p w:rsidR="000E0DA6" w:rsidRDefault="000E0DA6">
          <w:r w:rsidRPr="00405CA1">
            <w:rPr>
              <w:rStyle w:val="a3"/>
            </w:rPr>
            <w:t>[만든 이]</w:t>
          </w:r>
        </w:p>
      </w:docPartBody>
    </w:docPart>
    <w:docPart>
      <w:docPartPr>
        <w:name w:val="2D92CAA89C2D418EA8E6E83C2C84ED0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1F636F5-704E-41FF-8DFB-A7FD594921E0}"/>
      </w:docPartPr>
      <w:docPartBody>
        <w:p w:rsidR="000E0DA6" w:rsidRDefault="000E0DA6" w:rsidP="000E0DA6">
          <w:pPr>
            <w:pStyle w:val="2D92CAA89C2D418EA8E6E83C2C84ED00"/>
          </w:pPr>
          <w:r w:rsidRPr="00405CA1">
            <w:rPr>
              <w:rStyle w:val="a3"/>
            </w:rPr>
            <w:t>[회사]</w:t>
          </w:r>
        </w:p>
      </w:docPartBody>
    </w:docPart>
    <w:docPart>
      <w:docPartPr>
        <w:name w:val="402D664B646148D69B03EA4E9A30E6B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0A4795C-5072-4282-B166-722995A26F30}"/>
      </w:docPartPr>
      <w:docPartBody>
        <w:p w:rsidR="000E0DA6" w:rsidRDefault="000E0DA6">
          <w:r w:rsidRPr="00405CA1">
            <w:rPr>
              <w:rStyle w:val="a3"/>
            </w:rPr>
            <w:t>[회사 전자 메일]</w:t>
          </w:r>
        </w:p>
      </w:docPartBody>
    </w:docPart>
    <w:docPart>
      <w:docPartPr>
        <w:name w:val="C3228FB247D04D6E903A8128C3AFF39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7AB595-6D5C-4DC3-A680-13A077BFFC9D}"/>
      </w:docPartPr>
      <w:docPartBody>
        <w:p w:rsidR="000E0DA6" w:rsidRDefault="000E0DA6">
          <w:r w:rsidRPr="00405CA1">
            <w:rPr>
              <w:rStyle w:val="a3"/>
            </w:rPr>
            <w:t>[제목]</w:t>
          </w:r>
        </w:p>
      </w:docPartBody>
    </w:docPart>
    <w:docPart>
      <w:docPartPr>
        <w:name w:val="93B39E81C73744CD9BACCF4C49DE99D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3F9CB54-903D-4570-816C-C9F26E3BC18A}"/>
      </w:docPartPr>
      <w:docPartBody>
        <w:p w:rsidR="000E0DA6" w:rsidRDefault="000E0DA6">
          <w:r w:rsidRPr="00405CA1">
            <w:rPr>
              <w:rStyle w:val="a3"/>
            </w:rPr>
            <w:t>[요약]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A6"/>
    <w:rsid w:val="000E0DA6"/>
    <w:rsid w:val="002E3A31"/>
    <w:rsid w:val="003B73C7"/>
    <w:rsid w:val="00490A16"/>
    <w:rsid w:val="006239DD"/>
    <w:rsid w:val="00A35CC7"/>
    <w:rsid w:val="00A636B5"/>
    <w:rsid w:val="00C46D9B"/>
    <w:rsid w:val="00C91D26"/>
    <w:rsid w:val="00D1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0DA6"/>
    <w:rPr>
      <w:color w:val="808080"/>
    </w:rPr>
  </w:style>
  <w:style w:type="paragraph" w:customStyle="1" w:styleId="2D92CAA89C2D418EA8E6E83C2C84ED00">
    <w:name w:val="2D92CAA89C2D418EA8E6E83C2C84ED00"/>
    <w:rsid w:val="000E0DA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PubWorld돋움체">
      <a:majorFont>
        <a:latin typeface="KoPubWorld돋움체 Bold"/>
        <a:ea typeface="KoPubWorld돋움체 Bold"/>
        <a:cs typeface=""/>
      </a:majorFont>
      <a:minorFont>
        <a:latin typeface="KoPubWorld돋움체 Medium"/>
        <a:ea typeface="KoPubWorld돋움체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인과를 기반으로 구축한 시나리오 설계 프로토콜인 Causailty의 명세사항을 기술한다.</Abstract>
  <CompanyAddress/>
  <CompanyPhone/>
  <CompanyFax/>
  <CompanyEmail>tikim@dsp.inha.ac.kr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DD458A-1755-4153-B4A6-3EB214CDF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</Pages>
  <Words>1718</Words>
  <Characters>9798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Causality 프로토콜 명세서</vt:lpstr>
    </vt:vector>
  </TitlesOfParts>
  <Company>DSPLab</Company>
  <LinksUpToDate>false</LinksUpToDate>
  <CharactersWithSpaces>11494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Causality 프로토콜 명세서</dc:title>
  <dc:subject/>
  <dc:creator>김태인</dc:creator>
  <cp:keywords/>
  <dc:description/>
  <cp:lastModifiedBy>TAE-IN KIM</cp:lastModifiedBy>
  <cp:revision>113</cp:revision>
  <cp:lastPrinted>2020-05-03T10:19:00Z</cp:lastPrinted>
  <dcterms:created xsi:type="dcterms:W3CDTF">2020-04-27T18:33:00Z</dcterms:created>
  <dcterms:modified xsi:type="dcterms:W3CDTF">2020-05-03T10:19:00Z</dcterms:modified>
</cp:coreProperties>
</file>